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5476875</wp:posOffset>
            </wp:positionH>
            <wp:positionV relativeFrom="paragraph">
              <wp:posOffset>28575</wp:posOffset>
            </wp:positionV>
            <wp:extent cx="802538" cy="802538"/>
            <wp:effectExtent b="0" l="0" r="0" t="0"/>
            <wp:wrapSquare wrapText="bothSides" distB="0" distT="0" distL="0" distR="0"/>
            <wp:docPr descr="Decoded logo" id="1" name="image1.png"/>
            <a:graphic>
              <a:graphicData uri="http://schemas.openxmlformats.org/drawingml/2006/picture">
                <pic:pic>
                  <pic:nvPicPr>
                    <pic:cNvPr descr="Decoded logo" id="0" name="image1.png"/>
                    <pic:cNvPicPr preferRelativeResize="0"/>
                  </pic:nvPicPr>
                  <pic:blipFill>
                    <a:blip r:embed="rId7"/>
                    <a:srcRect b="0" l="0" r="0" t="0"/>
                    <a:stretch>
                      <a:fillRect/>
                    </a:stretch>
                  </pic:blipFill>
                  <pic:spPr>
                    <a:xfrm>
                      <a:off x="0" y="0"/>
                      <a:ext cx="802538" cy="802538"/>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5238750</wp:posOffset>
            </wp:positionH>
            <wp:positionV relativeFrom="paragraph">
              <wp:posOffset>114300</wp:posOffset>
            </wp:positionV>
            <wp:extent cx="19050" cy="594000"/>
            <wp:effectExtent b="0" l="0" r="0" t="0"/>
            <wp:wrapSquare wrapText="bothSides" distB="57150" distT="57150" distL="57150" distR="57150"/>
            <wp:docPr id="2"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19050" cy="594000"/>
                    </a:xfrm>
                    <a:prstGeom prst="rect"/>
                    <a:ln/>
                  </pic:spPr>
                </pic:pic>
              </a:graphicData>
            </a:graphic>
          </wp:anchor>
        </w:drawing>
      </w:r>
    </w:p>
    <w:p w:rsidR="00000000" w:rsidDel="00000000" w:rsidP="00000000" w:rsidRDefault="00000000" w:rsidRPr="00000000" w14:paraId="00000002">
      <w:pPr>
        <w:spacing w:line="312" w:lineRule="auto"/>
        <w:rPr>
          <w:rFonts w:ascii="Work Sans" w:cs="Work Sans" w:eastAsia="Work Sans" w:hAnsi="Work Sans"/>
          <w:sz w:val="20"/>
          <w:szCs w:val="20"/>
        </w:rPr>
      </w:pPr>
      <w:commentRangeStart w:id="0"/>
      <w:r w:rsidDel="00000000" w:rsidR="00000000" w:rsidRPr="00000000">
        <w:rPr>
          <w:rFonts w:ascii="Work Sans" w:cs="Work Sans" w:eastAsia="Work Sans" w:hAnsi="Work Sans"/>
          <w:sz w:val="20"/>
          <w:szCs w:val="20"/>
          <w:rtl w:val="0"/>
        </w:rPr>
        <w:t xml:space="preserve">Data Science Accelerator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Title"/>
        <w:spacing w:after="200" w:line="240" w:lineRule="auto"/>
        <w:rPr>
          <w:rFonts w:ascii="Work Sans" w:cs="Work Sans" w:eastAsia="Work Sans" w:hAnsi="Work Sans"/>
          <w:sz w:val="20"/>
          <w:szCs w:val="20"/>
        </w:rPr>
      </w:pPr>
      <w:bookmarkStart w:colFirst="0" w:colLast="0" w:name="_v8uwt8l7inno" w:id="0"/>
      <w:bookmarkEnd w:id="0"/>
      <w:r w:rsidDel="00000000" w:rsidR="00000000" w:rsidRPr="00000000">
        <w:rPr>
          <w:rFonts w:ascii="Work Sans SemiBold" w:cs="Work Sans SemiBold" w:eastAsia="Work Sans SemiBold" w:hAnsi="Work Sans SemiBold"/>
          <w:rtl w:val="0"/>
        </w:rPr>
        <w:t xml:space="preserve">Launch Session</w:t>
      </w:r>
      <w:r w:rsidDel="00000000" w:rsidR="00000000" w:rsidRPr="00000000">
        <w:rPr>
          <w:rtl w:val="0"/>
        </w:rPr>
      </w:r>
    </w:p>
    <w:p w:rsidR="00000000" w:rsidDel="00000000" w:rsidP="00000000" w:rsidRDefault="00000000" w:rsidRPr="00000000" w14:paraId="00000004">
      <w:pPr>
        <w:pStyle w:val="Subtitle"/>
        <w:spacing w:after="200" w:line="312" w:lineRule="auto"/>
        <w:rPr>
          <w:rFonts w:ascii="Work Sans" w:cs="Work Sans" w:eastAsia="Work Sans" w:hAnsi="Work Sans"/>
          <w:color w:val="000000"/>
          <w:sz w:val="28"/>
          <w:szCs w:val="28"/>
        </w:rPr>
      </w:pPr>
      <w:bookmarkStart w:colFirst="0" w:colLast="0" w:name="_d60h61qb829o" w:id="1"/>
      <w:bookmarkEnd w:id="1"/>
      <w:r w:rsidDel="00000000" w:rsidR="00000000" w:rsidRPr="00000000">
        <w:rPr>
          <w:rFonts w:ascii="Work Sans" w:cs="Work Sans" w:eastAsia="Work Sans" w:hAnsi="Work Sans"/>
          <w:color w:val="000000"/>
          <w:sz w:val="20"/>
          <w:szCs w:val="20"/>
          <w:rtl w:val="0"/>
        </w:rPr>
        <w:t xml:space="preserve">Launch + Foundations Lesson Plan</w:t>
      </w:r>
      <w:r w:rsidDel="00000000" w:rsidR="00000000" w:rsidRPr="00000000">
        <w:rPr>
          <w:rFonts w:ascii="Work Sans" w:cs="Work Sans" w:eastAsia="Work Sans" w:hAnsi="Work Sans"/>
          <w:color w:val="000000"/>
          <w:sz w:val="28"/>
          <w:szCs w:val="28"/>
          <w:rtl w:val="0"/>
        </w:rPr>
        <w:t xml:space="preserve"> </w:t>
      </w:r>
    </w:p>
    <w:p w:rsidR="00000000" w:rsidDel="00000000" w:rsidP="00000000" w:rsidRDefault="00000000" w:rsidRPr="00000000" w14:paraId="00000005">
      <w:pPr>
        <w:rPr>
          <w:rFonts w:ascii="Work Sans" w:cs="Work Sans" w:eastAsia="Work Sans" w:hAnsi="Work Sans"/>
          <w:sz w:val="20"/>
          <w:szCs w:val="20"/>
        </w:rPr>
      </w:pPr>
      <w:r w:rsidDel="00000000" w:rsidR="00000000" w:rsidRPr="00000000">
        <w:rPr>
          <w:rtl w:val="0"/>
        </w:rPr>
        <w:t xml:space="preserve">This will be </w:t>
      </w:r>
      <w:commentRangeStart w:id="1"/>
      <w:r w:rsidDel="00000000" w:rsidR="00000000" w:rsidRPr="00000000">
        <w:rPr>
          <w:rtl w:val="0"/>
        </w:rPr>
        <w:t xml:space="preserve">attended virtually</w:t>
      </w:r>
      <w:commentRangeEnd w:id="1"/>
      <w:r w:rsidDel="00000000" w:rsidR="00000000" w:rsidRPr="00000000">
        <w:commentReference w:id="1"/>
      </w:r>
      <w:r w:rsidDel="00000000" w:rsidR="00000000" w:rsidRPr="00000000">
        <w:rPr>
          <w:rtl w:val="0"/>
        </w:rPr>
        <w:t xml:space="preserve"> and will be led by Client Manager</w:t>
      </w:r>
      <w:del w:author="James Lam" w:id="0" w:date="2026-07-13T02:17:00Z">
        <w:r w:rsidDel="00000000" w:rsidR="00000000" w:rsidRPr="00000000">
          <w:rPr>
            <w:rtl w:val="0"/>
          </w:rPr>
          <w:delText xml:space="preserve"> Karl Lacey</w:delText>
        </w:r>
      </w:del>
      <w:r w:rsidDel="00000000" w:rsidR="00000000" w:rsidRPr="00000000">
        <w:rPr>
          <w:rtl w:val="0"/>
        </w:rPr>
        <w:t xml:space="preserve">. The session is a short meet and great between you and the learners with an overview of the course material and expectations. The session will conclude with three demos: Teams , JupyterLabs and Canvas. Afterwards, you will start the first workshop:</w:t>
      </w:r>
      <w:r w:rsidDel="00000000" w:rsidR="00000000" w:rsidRPr="00000000">
        <w:rPr>
          <w:rtl w:val="0"/>
        </w:rPr>
      </w:r>
    </w:p>
    <w:p w:rsidR="00000000" w:rsidDel="00000000" w:rsidP="00000000" w:rsidRDefault="00000000" w:rsidRPr="00000000" w14:paraId="00000006">
      <w:pPr>
        <w:rPr>
          <w:b w:val="1"/>
          <w:bCs w:val="1"/>
        </w:rPr>
      </w:pPr>
      <w:commentRangeStart w:id="2"/>
      <w:commentRangeStart w:id="3"/>
      <w:r w:rsidDel="00000000" w:rsidR="00000000" w:rsidRPr="00000000">
        <w:rPr>
          <w:rtl w:val="0"/>
        </w:rPr>
      </w:r>
    </w:p>
    <w:p w:rsidR="00000000" w:rsidDel="00000000" w:rsidP="00000000" w:rsidRDefault="00000000" w:rsidRPr="00000000" w14:paraId="00000007">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The Day Before the session: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009">
      <w:pPr>
        <w:numPr>
          <w:ilvl w:val="0"/>
          <w:numId w:val="11"/>
        </w:numPr>
        <w:ind w:left="720" w:hanging="360"/>
        <w:rPr>
          <w:rFonts w:ascii="Work Sans" w:cs="Work Sans" w:eastAsia="Work Sans" w:hAnsi="Work Sans"/>
        </w:rPr>
      </w:pPr>
      <w:commentRangeStart w:id="4"/>
      <w:r w:rsidDel="00000000" w:rsidR="00000000" w:rsidRPr="00000000">
        <w:rPr>
          <w:rFonts w:ascii="Work Sans" w:cs="Work Sans" w:eastAsia="Work Sans" w:hAnsi="Work Sans"/>
          <w:rtl w:val="0"/>
        </w:rPr>
        <w:t xml:space="preserve">C</w:t>
      </w:r>
      <w:commentRangeEnd w:id="4"/>
      <w:r w:rsidDel="00000000" w:rsidR="00000000" w:rsidRPr="00000000">
        <w:commentReference w:id="4"/>
      </w:r>
      <w:r w:rsidDel="00000000" w:rsidR="00000000" w:rsidRPr="00000000">
        <w:rPr>
          <w:rFonts w:ascii="Work Sans" w:cs="Work Sans" w:eastAsia="Work Sans" w:hAnsi="Work Sans"/>
          <w:rtl w:val="0"/>
        </w:rPr>
        <w:t xml:space="preserve">heck with</w:t>
      </w:r>
      <w:del w:author="James Lam" w:id="1" w:date="2026-07-13T02:17:15Z">
        <w:commentRangeStart w:id="5"/>
        <w:r w:rsidDel="00000000" w:rsidR="00000000" w:rsidRPr="00000000">
          <w:rPr>
            <w:rFonts w:ascii="Work Sans" w:cs="Work Sans" w:eastAsia="Work Sans" w:hAnsi="Work Sans"/>
            <w:rtl w:val="0"/>
          </w:rPr>
          <w:delText xml:space="preserve"> Will Dancewerks</w:delText>
        </w:r>
      </w:del>
      <w:commentRangeEnd w:id="5"/>
      <w:r w:rsidDel="00000000" w:rsidR="00000000" w:rsidRPr="00000000">
        <w:commentReference w:id="5"/>
      </w:r>
      <w:r w:rsidDel="00000000" w:rsidR="00000000" w:rsidRPr="00000000">
        <w:rPr>
          <w:rFonts w:ascii="Work Sans" w:cs="Work Sans" w:eastAsia="Work Sans" w:hAnsi="Work Sans"/>
          <w:rtl w:val="0"/>
        </w:rPr>
        <w:t xml:space="preserve">: </w:t>
      </w:r>
    </w:p>
    <w:p w:rsidR="00000000" w:rsidDel="00000000" w:rsidP="00000000" w:rsidRDefault="00000000" w:rsidRPr="00000000" w14:paraId="0000000A">
      <w:pPr>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0B">
      <w:pPr>
        <w:numPr>
          <w:ilvl w:val="1"/>
          <w:numId w:val="11"/>
        </w:numPr>
        <w:ind w:left="1440" w:hanging="360"/>
        <w:rPr>
          <w:rFonts w:ascii="Work Sans" w:cs="Work Sans" w:eastAsia="Work Sans" w:hAnsi="Work Sans"/>
        </w:rPr>
      </w:pPr>
      <w:r w:rsidDel="00000000" w:rsidR="00000000" w:rsidRPr="00000000">
        <w:rPr>
          <w:rFonts w:ascii="Work Sans" w:cs="Work Sans" w:eastAsia="Work Sans" w:hAnsi="Work Sans"/>
          <w:rtl w:val="0"/>
        </w:rPr>
        <w:t xml:space="preserve">That the lab setup for the cohort is live.</w:t>
      </w:r>
    </w:p>
    <w:p w:rsidR="00000000" w:rsidDel="00000000" w:rsidP="00000000" w:rsidRDefault="00000000" w:rsidRPr="00000000" w14:paraId="0000000C">
      <w:pPr>
        <w:numPr>
          <w:ilvl w:val="1"/>
          <w:numId w:val="11"/>
        </w:numPr>
        <w:ind w:left="1440" w:hanging="360"/>
        <w:rPr>
          <w:rFonts w:ascii="Work Sans" w:cs="Work Sans" w:eastAsia="Work Sans" w:hAnsi="Work Sans"/>
        </w:rPr>
      </w:pPr>
      <w:r w:rsidDel="00000000" w:rsidR="00000000" w:rsidRPr="00000000">
        <w:rPr>
          <w:rFonts w:ascii="Work Sans" w:cs="Work Sans" w:eastAsia="Work Sans" w:hAnsi="Work Sans"/>
          <w:rtl w:val="0"/>
        </w:rPr>
        <w:t xml:space="preserve">The login details are available for yourself and the cohort members are at hand. You may need to direct learners to their credentials.</w:t>
      </w:r>
    </w:p>
    <w:p w:rsidR="00000000" w:rsidDel="00000000" w:rsidP="00000000" w:rsidRDefault="00000000" w:rsidRPr="00000000" w14:paraId="0000000D">
      <w:pPr>
        <w:ind w:left="144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0E">
      <w:pPr>
        <w:numPr>
          <w:ilvl w:val="0"/>
          <w:numId w:val="11"/>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Ensure you have the correct login credentials for teams, you will be using </w:t>
      </w:r>
      <w:hyperlink r:id="rId9">
        <w:r w:rsidDel="00000000" w:rsidR="00000000" w:rsidRPr="00000000">
          <w:rPr>
            <w:rFonts w:ascii="Work Sans" w:cs="Work Sans" w:eastAsia="Work Sans" w:hAnsi="Work Sans"/>
            <w:color w:val="1155cc"/>
            <w:u w:val="single"/>
            <w:rtl w:val="0"/>
          </w:rPr>
          <w:t xml:space="preserve">virtual@decoded.com</w:t>
        </w:r>
      </w:hyperlink>
      <w:r w:rsidDel="00000000" w:rsidR="00000000" w:rsidRPr="00000000">
        <w:rPr>
          <w:rFonts w:ascii="Work Sans" w:cs="Work Sans" w:eastAsia="Work Sans" w:hAnsi="Work Sans"/>
          <w:rtl w:val="0"/>
        </w:rPr>
        <w:t xml:space="preserve"> and will need the password via Keeper at hand.</w:t>
      </w:r>
    </w:p>
    <w:p w:rsidR="00000000" w:rsidDel="00000000" w:rsidP="00000000" w:rsidRDefault="00000000" w:rsidRPr="00000000" w14:paraId="0000000F">
      <w:pPr>
        <w:ind w:left="72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10">
      <w:pPr>
        <w:numPr>
          <w:ilvl w:val="0"/>
          <w:numId w:val="11"/>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Check with</w:t>
      </w:r>
      <w:del w:author="James Lam" w:id="2" w:date="2026-07-13T02:17:48Z">
        <w:commentRangeStart w:id="6"/>
        <w:r w:rsidDel="00000000" w:rsidR="00000000" w:rsidRPr="00000000">
          <w:rPr>
            <w:rFonts w:ascii="Work Sans" w:cs="Work Sans" w:eastAsia="Work Sans" w:hAnsi="Work Sans"/>
            <w:rtl w:val="0"/>
          </w:rPr>
          <w:delText xml:space="preserve"> Gemma Jones</w:delText>
        </w:r>
      </w:del>
      <w:commentRangeEnd w:id="6"/>
      <w:r w:rsidDel="00000000" w:rsidR="00000000" w:rsidRPr="00000000">
        <w:commentReference w:id="6"/>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11">
      <w:pPr>
        <w:numPr>
          <w:ilvl w:val="1"/>
          <w:numId w:val="11"/>
        </w:numPr>
        <w:ind w:left="1440" w:hanging="360"/>
        <w:rPr>
          <w:rFonts w:ascii="Work Sans" w:cs="Work Sans" w:eastAsia="Work Sans" w:hAnsi="Work Sans"/>
          <w:u w:val="none"/>
        </w:rPr>
      </w:pPr>
      <w:r w:rsidDel="00000000" w:rsidR="00000000" w:rsidRPr="00000000">
        <w:rPr>
          <w:rFonts w:ascii="Work Sans" w:cs="Work Sans" w:eastAsia="Work Sans" w:hAnsi="Work Sans"/>
          <w:rtl w:val="0"/>
        </w:rPr>
        <w:t xml:space="preserve">You have been granted access to the canvas for the Data Science Accelerator. She will authorise your email to login into Canvas specifically for the data science accelerator.</w:t>
      </w:r>
    </w:p>
    <w:p w:rsidR="00000000" w:rsidDel="00000000" w:rsidP="00000000" w:rsidRDefault="00000000" w:rsidRPr="00000000" w14:paraId="00000012">
      <w:pPr>
        <w:numPr>
          <w:ilvl w:val="1"/>
          <w:numId w:val="11"/>
        </w:numPr>
        <w:ind w:left="1440" w:hanging="360"/>
        <w:rPr>
          <w:rFonts w:ascii="Work Sans" w:cs="Work Sans" w:eastAsia="Work Sans" w:hAnsi="Work Sans"/>
          <w:u w:val="none"/>
        </w:rPr>
      </w:pPr>
      <w:r w:rsidDel="00000000" w:rsidR="00000000" w:rsidRPr="00000000">
        <w:rPr>
          <w:rFonts w:ascii="Work Sans" w:cs="Work Sans" w:eastAsia="Work Sans" w:hAnsi="Work Sans"/>
          <w:rtl w:val="0"/>
        </w:rPr>
        <w:t xml:space="preserve">That learners have access to the canvas</w:t>
      </w:r>
    </w:p>
    <w:p w:rsidR="00000000" w:rsidDel="00000000" w:rsidP="00000000" w:rsidRDefault="00000000" w:rsidRPr="00000000" w14:paraId="00000013">
      <w:pPr>
        <w:rPr>
          <w:rFonts w:ascii="Work Sans" w:cs="Work Sans" w:eastAsia="Work Sans" w:hAnsi="Work Sans"/>
        </w:rPr>
      </w:pPr>
      <w:r w:rsidDel="00000000" w:rsidR="00000000" w:rsidRPr="00000000">
        <w:rPr>
          <w:rtl w:val="0"/>
        </w:rPr>
      </w:r>
    </w:p>
    <w:p w:rsidR="00000000" w:rsidDel="00000000" w:rsidP="00000000" w:rsidRDefault="00000000" w:rsidRPr="00000000" w14:paraId="00000014">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Preparation required:</w:t>
      </w:r>
    </w:p>
    <w:p w:rsidR="00000000" w:rsidDel="00000000" w:rsidP="00000000" w:rsidRDefault="00000000" w:rsidRPr="00000000" w14:paraId="00000015">
      <w:pPr>
        <w:rPr>
          <w:rFonts w:ascii="Work Sans" w:cs="Work Sans" w:eastAsia="Work Sans" w:hAnsi="Work Sans"/>
        </w:rPr>
      </w:pPr>
      <w:r w:rsidDel="00000000" w:rsidR="00000000" w:rsidRPr="00000000">
        <w:rPr>
          <w:rtl w:val="0"/>
        </w:rPr>
      </w:r>
    </w:p>
    <w:p w:rsidR="00000000" w:rsidDel="00000000" w:rsidP="00000000" w:rsidRDefault="00000000" w:rsidRPr="00000000" w14:paraId="00000016">
      <w:pPr>
        <w:numPr>
          <w:ilvl w:val="0"/>
          <w:numId w:val="8"/>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  Be prepared introduce yourself, a short introduction is all that is required</w:t>
      </w:r>
    </w:p>
    <w:p w:rsidR="00000000" w:rsidDel="00000000" w:rsidP="00000000" w:rsidRDefault="00000000" w:rsidRPr="00000000" w14:paraId="00000017">
      <w:pPr>
        <w:numPr>
          <w:ilvl w:val="0"/>
          <w:numId w:val="8"/>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  Go over these template</w:t>
      </w:r>
      <w:hyperlink r:id="rId10">
        <w:r w:rsidDel="00000000" w:rsidR="00000000" w:rsidRPr="00000000">
          <w:rPr>
            <w:rFonts w:ascii="Work Sans" w:cs="Work Sans" w:eastAsia="Work Sans" w:hAnsi="Work Sans"/>
            <w:color w:val="1155cc"/>
            <w:u w:val="single"/>
            <w:rtl w:val="0"/>
          </w:rPr>
          <w:t xml:space="preserve"> slides </w:t>
        </w:r>
      </w:hyperlink>
      <w:r w:rsidDel="00000000" w:rsidR="00000000" w:rsidRPr="00000000">
        <w:rPr>
          <w:rtl w:val="0"/>
        </w:rPr>
      </w:r>
    </w:p>
    <w:p w:rsidR="00000000" w:rsidDel="00000000" w:rsidP="00000000" w:rsidRDefault="00000000" w:rsidRPr="00000000" w14:paraId="00000018">
      <w:pPr>
        <w:numPr>
          <w:ilvl w:val="0"/>
          <w:numId w:val="8"/>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  Familiari</w:t>
      </w:r>
      <w:ins w:author="James Lam" w:id="3" w:date="2026-07-13T02:18:41Z">
        <w:r w:rsidDel="00000000" w:rsidR="00000000" w:rsidRPr="00000000">
          <w:rPr>
            <w:rFonts w:ascii="Work Sans" w:cs="Work Sans" w:eastAsia="Work Sans" w:hAnsi="Work Sans"/>
            <w:rtl w:val="0"/>
          </w:rPr>
          <w:t xml:space="preserve">s</w:t>
        </w:r>
      </w:ins>
      <w:del w:author="James Lam" w:id="3" w:date="2026-07-13T02:18:41Z">
        <w:r w:rsidDel="00000000" w:rsidR="00000000" w:rsidRPr="00000000">
          <w:rPr>
            <w:rFonts w:ascii="Work Sans" w:cs="Work Sans" w:eastAsia="Work Sans" w:hAnsi="Work Sans"/>
            <w:rtl w:val="0"/>
          </w:rPr>
          <w:delText xml:space="preserve">z</w:delText>
        </w:r>
      </w:del>
      <w:r w:rsidDel="00000000" w:rsidR="00000000" w:rsidRPr="00000000">
        <w:rPr>
          <w:rFonts w:ascii="Work Sans" w:cs="Work Sans" w:eastAsia="Work Sans" w:hAnsi="Work Sans"/>
          <w:rtl w:val="0"/>
        </w:rPr>
        <w:t xml:space="preserve">e yourself with:</w:t>
      </w:r>
    </w:p>
    <w:p w:rsidR="00000000" w:rsidDel="00000000" w:rsidP="00000000" w:rsidRDefault="00000000" w:rsidRPr="00000000" w14:paraId="00000019">
      <w:pPr>
        <w:ind w:left="72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1A">
      <w:pPr>
        <w:numPr>
          <w:ilvl w:val="1"/>
          <w:numId w:val="8"/>
        </w:numPr>
        <w:ind w:left="1440" w:hanging="360"/>
        <w:rPr>
          <w:rFonts w:ascii="Work Sans" w:cs="Work Sans" w:eastAsia="Work Sans" w:hAnsi="Work Sans"/>
        </w:rPr>
      </w:pPr>
      <w:r w:rsidDel="00000000" w:rsidR="00000000" w:rsidRPr="00000000">
        <w:rPr>
          <w:rFonts w:ascii="Work Sans" w:cs="Work Sans" w:eastAsia="Work Sans" w:hAnsi="Work Sans"/>
          <w:rtl w:val="0"/>
        </w:rPr>
        <w:t xml:space="preserve"> </w:t>
      </w:r>
      <w:hyperlink r:id="rId11">
        <w:r w:rsidDel="00000000" w:rsidR="00000000" w:rsidRPr="00000000">
          <w:rPr>
            <w:rFonts w:ascii="Work Sans" w:cs="Work Sans" w:eastAsia="Work Sans" w:hAnsi="Work Sans"/>
            <w:color w:val="1155cc"/>
            <w:u w:val="single"/>
            <w:rtl w:val="0"/>
          </w:rPr>
          <w:t xml:space="preserve">Menti</w:t>
        </w:r>
      </w:hyperlink>
      <w:r w:rsidDel="00000000" w:rsidR="00000000" w:rsidRPr="00000000">
        <w:rPr>
          <w:rFonts w:ascii="Work Sans" w:cs="Work Sans" w:eastAsia="Work Sans" w:hAnsi="Work Sans"/>
          <w:rtl w:val="0"/>
        </w:rPr>
        <w:t xml:space="preserve"> for the interactive part of the launch</w:t>
      </w:r>
    </w:p>
    <w:p w:rsidR="00000000" w:rsidDel="00000000" w:rsidP="00000000" w:rsidRDefault="00000000" w:rsidRPr="00000000" w14:paraId="0000001B">
      <w:pPr>
        <w:numPr>
          <w:ilvl w:val="1"/>
          <w:numId w:val="8"/>
        </w:numPr>
        <w:ind w:left="1440" w:hanging="360"/>
        <w:rPr>
          <w:rFonts w:ascii="Work Sans" w:cs="Work Sans" w:eastAsia="Work Sans" w:hAnsi="Work Sans"/>
        </w:rPr>
      </w:pPr>
      <w:r w:rsidDel="00000000" w:rsidR="00000000" w:rsidRPr="00000000">
        <w:rPr>
          <w:rFonts w:ascii="Work Sans" w:cs="Work Sans" w:eastAsia="Work Sans" w:hAnsi="Work Sans"/>
          <w:rtl w:val="0"/>
        </w:rPr>
        <w:t xml:space="preserve"> Microsoft Teams demo.</w:t>
      </w:r>
    </w:p>
    <w:p w:rsidR="00000000" w:rsidDel="00000000" w:rsidP="00000000" w:rsidRDefault="00000000" w:rsidRPr="00000000" w14:paraId="0000001C">
      <w:pPr>
        <w:numPr>
          <w:ilvl w:val="1"/>
          <w:numId w:val="8"/>
        </w:numPr>
        <w:ind w:left="1440" w:hanging="360"/>
        <w:rPr>
          <w:rFonts w:ascii="Work Sans" w:cs="Work Sans" w:eastAsia="Work Sans" w:hAnsi="Work Sans"/>
        </w:rPr>
      </w:pPr>
      <w:r w:rsidDel="00000000" w:rsidR="00000000" w:rsidRPr="00000000">
        <w:rPr>
          <w:rFonts w:ascii="Work Sans" w:cs="Work Sans" w:eastAsia="Work Sans" w:hAnsi="Work Sans"/>
          <w:rtl w:val="0"/>
        </w:rPr>
        <w:t xml:space="preserve"> Jupyter Labs demo.</w:t>
      </w:r>
    </w:p>
    <w:p w:rsidR="00000000" w:rsidDel="00000000" w:rsidP="00000000" w:rsidRDefault="00000000" w:rsidRPr="00000000" w14:paraId="0000001D">
      <w:pPr>
        <w:rPr>
          <w:rFonts w:ascii="Work Sans" w:cs="Work Sans" w:eastAsia="Work Sans" w:hAnsi="Work Sans"/>
        </w:rPr>
      </w:pPr>
      <w:r w:rsidDel="00000000" w:rsidR="00000000" w:rsidRPr="00000000">
        <w:rPr>
          <w:rtl w:val="0"/>
        </w:rPr>
      </w:r>
    </w:p>
    <w:p w:rsidR="00000000" w:rsidDel="00000000" w:rsidP="00000000" w:rsidRDefault="00000000" w:rsidRPr="00000000" w14:paraId="0000001E">
      <w:pPr>
        <w:spacing w:line="312" w:lineRule="auto"/>
        <w:ind w:left="0" w:firstLine="0"/>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Demos: </w:t>
      </w:r>
    </w:p>
    <w:p w:rsidR="00000000" w:rsidDel="00000000" w:rsidP="00000000" w:rsidRDefault="00000000" w:rsidRPr="00000000" w14:paraId="0000001F">
      <w:pPr>
        <w:spacing w:line="312" w:lineRule="auto"/>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20">
      <w:pPr>
        <w:spacing w:line="312" w:lineRule="auto"/>
        <w:ind w:left="0" w:firstLine="0"/>
        <w:rPr>
          <w:rFonts w:ascii="Work Sans" w:cs="Work Sans" w:eastAsia="Work Sans" w:hAnsi="Work Sans"/>
          <w:color w:val="1155cc"/>
          <w:sz w:val="20"/>
          <w:szCs w:val="20"/>
          <w:u w:val="single"/>
        </w:rPr>
      </w:pPr>
      <w:r w:rsidDel="00000000" w:rsidR="00000000" w:rsidRPr="00000000">
        <w:rPr>
          <w:rFonts w:ascii="Work Sans" w:cs="Work Sans" w:eastAsia="Work Sans" w:hAnsi="Work Sans"/>
          <w:rtl w:val="0"/>
        </w:rPr>
        <w:t xml:space="preserve">The Microsoft Teams and Jupyter Labs demos - can be seen from 1:07:00 in the following </w:t>
      </w:r>
      <w:hyperlink r:id="rId12">
        <w:r w:rsidDel="00000000" w:rsidR="00000000" w:rsidRPr="00000000">
          <w:rPr>
            <w:rFonts w:ascii="Work Sans" w:cs="Work Sans" w:eastAsia="Work Sans" w:hAnsi="Work Sans"/>
            <w:color w:val="1155cc"/>
            <w:sz w:val="20"/>
            <w:szCs w:val="20"/>
            <w:u w:val="single"/>
            <w:rtl w:val="0"/>
          </w:rPr>
          <w:t xml:space="preserve">Recap: 1: Launch &amp; Foundations 28 January | Meeting | Microsoft Teams</w:t>
        </w:r>
      </w:hyperlink>
      <w:r w:rsidDel="00000000" w:rsidR="00000000" w:rsidRPr="00000000">
        <w:rPr>
          <w:rFonts w:ascii="Work Sans" w:cs="Work Sans" w:eastAsia="Work Sans" w:hAnsi="Work Sans"/>
          <w:color w:val="1155cc"/>
          <w:sz w:val="20"/>
          <w:szCs w:val="20"/>
          <w:u w:val="single"/>
          <w:rtl w:val="0"/>
        </w:rPr>
        <w:t xml:space="preserve">  </w:t>
      </w:r>
    </w:p>
    <w:p w:rsidR="00000000" w:rsidDel="00000000" w:rsidP="00000000" w:rsidRDefault="00000000" w:rsidRPr="00000000" w14:paraId="00000021">
      <w:pPr>
        <w:spacing w:line="312" w:lineRule="auto"/>
        <w:ind w:left="0" w:firstLine="0"/>
        <w:rPr>
          <w:rFonts w:ascii="Work Sans" w:cs="Work Sans" w:eastAsia="Work Sans" w:hAnsi="Work Sans"/>
          <w:color w:val="1155cc"/>
          <w:sz w:val="20"/>
          <w:szCs w:val="20"/>
          <w:u w:val="single"/>
        </w:rPr>
      </w:pPr>
      <w:r w:rsidDel="00000000" w:rsidR="00000000" w:rsidRPr="00000000">
        <w:rPr>
          <w:rtl w:val="0"/>
        </w:rPr>
      </w:r>
    </w:p>
    <w:p w:rsidR="00000000" w:rsidDel="00000000" w:rsidP="00000000" w:rsidRDefault="00000000" w:rsidRPr="00000000" w14:paraId="00000022">
      <w:pPr>
        <w:spacing w:line="312" w:lineRule="auto"/>
        <w:ind w:left="0" w:firstLine="0"/>
        <w:rPr>
          <w:rFonts w:ascii="Work Sans" w:cs="Work Sans" w:eastAsia="Work Sans" w:hAnsi="Work Sans"/>
        </w:rPr>
      </w:pPr>
      <w:r w:rsidDel="00000000" w:rsidR="00000000" w:rsidRPr="00000000">
        <w:rPr>
          <w:rFonts w:ascii="Work Sans" w:cs="Work Sans" w:eastAsia="Work Sans" w:hAnsi="Work Sans"/>
          <w:rtl w:val="0"/>
        </w:rPr>
        <w:t xml:space="preserve">For the Canvas demo aim to demonstrate the following:</w:t>
      </w:r>
    </w:p>
    <w:p w:rsidR="00000000" w:rsidDel="00000000" w:rsidP="00000000" w:rsidRDefault="00000000" w:rsidRPr="00000000" w14:paraId="00000023">
      <w:pPr>
        <w:numPr>
          <w:ilvl w:val="0"/>
          <w:numId w:val="12"/>
        </w:numPr>
        <w:spacing w:line="312"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How learners can access the Canvas site (have the link available)</w:t>
      </w:r>
    </w:p>
    <w:p w:rsidR="00000000" w:rsidDel="00000000" w:rsidP="00000000" w:rsidRDefault="00000000" w:rsidRPr="00000000" w14:paraId="00000024">
      <w:pPr>
        <w:numPr>
          <w:ilvl w:val="0"/>
          <w:numId w:val="12"/>
        </w:numPr>
        <w:spacing w:line="312"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The layout of the course Page for DADS </w:t>
      </w:r>
    </w:p>
    <w:p w:rsidR="00000000" w:rsidDel="00000000" w:rsidP="00000000" w:rsidRDefault="00000000" w:rsidRPr="00000000" w14:paraId="00000025">
      <w:pPr>
        <w:numPr>
          <w:ilvl w:val="0"/>
          <w:numId w:val="12"/>
        </w:numPr>
        <w:spacing w:line="312"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How to find workshop materials, slides and recordings</w:t>
      </w:r>
    </w:p>
    <w:p w:rsidR="00000000" w:rsidDel="00000000" w:rsidP="00000000" w:rsidRDefault="00000000" w:rsidRPr="00000000" w14:paraId="00000026">
      <w:pPr>
        <w:spacing w:line="312" w:lineRule="auto"/>
        <w:ind w:left="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27">
      <w:pPr>
        <w:spacing w:line="312" w:lineRule="auto"/>
        <w:ind w:left="720" w:firstLine="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this section is complete you are ready to proceed to the first workshop outlined below!</w:t>
      </w:r>
    </w:p>
    <w:p w:rsidR="00000000" w:rsidDel="00000000" w:rsidP="00000000" w:rsidRDefault="00000000" w:rsidRPr="00000000" w14:paraId="00000028">
      <w:pPr>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2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Data Analyst to Scientist Accelerator</w:t>
      </w:r>
    </w:p>
    <w:p w:rsidR="00000000" w:rsidDel="00000000" w:rsidP="00000000" w:rsidRDefault="00000000" w:rsidRPr="00000000" w14:paraId="0000002A">
      <w:pPr>
        <w:pStyle w:val="Title"/>
        <w:spacing w:after="200" w:line="240" w:lineRule="auto"/>
        <w:rPr>
          <w:rFonts w:ascii="Work Sans SemiBold" w:cs="Work Sans SemiBold" w:eastAsia="Work Sans SemiBold" w:hAnsi="Work Sans SemiBold"/>
        </w:rPr>
      </w:pPr>
      <w:bookmarkStart w:colFirst="0" w:colLast="0" w:name="_uwme7dd9w60w" w:id="2"/>
      <w:bookmarkEnd w:id="2"/>
      <w:r w:rsidDel="00000000" w:rsidR="00000000" w:rsidRPr="00000000">
        <w:rPr>
          <w:rFonts w:ascii="Work Sans SemiBold" w:cs="Work Sans SemiBold" w:eastAsia="Work Sans SemiBold" w:hAnsi="Work Sans SemiBold"/>
          <w:rtl w:val="0"/>
        </w:rPr>
        <w:t xml:space="preserve">Introduction to Python</w:t>
      </w:r>
    </w:p>
    <w:p w:rsidR="00000000" w:rsidDel="00000000" w:rsidP="00000000" w:rsidRDefault="00000000" w:rsidRPr="00000000" w14:paraId="0000002B">
      <w:pPr>
        <w:pStyle w:val="Subtitle"/>
        <w:spacing w:after="200" w:line="312" w:lineRule="auto"/>
        <w:rPr>
          <w:rFonts w:ascii="Work Sans" w:cs="Work Sans" w:eastAsia="Work Sans" w:hAnsi="Work Sans"/>
          <w:color w:val="000000"/>
          <w:sz w:val="28"/>
          <w:szCs w:val="28"/>
        </w:rPr>
      </w:pPr>
      <w:bookmarkStart w:colFirst="0" w:colLast="0" w:name="_zijbfohyjxn4" w:id="3"/>
      <w:bookmarkEnd w:id="3"/>
      <w:r w:rsidDel="00000000" w:rsidR="00000000" w:rsidRPr="00000000">
        <w:rPr>
          <w:rFonts w:ascii="Work Sans" w:cs="Work Sans" w:eastAsia="Work Sans" w:hAnsi="Work Sans"/>
          <w:color w:val="000000"/>
          <w:sz w:val="28"/>
          <w:szCs w:val="28"/>
          <w:rtl w:val="0"/>
        </w:rPr>
        <w:t xml:space="preserve">M1 - Python fundamentals - Lesson Plan</w:t>
      </w:r>
    </w:p>
    <w:p w:rsidR="00000000" w:rsidDel="00000000" w:rsidP="00000000" w:rsidRDefault="00000000" w:rsidRPr="00000000" w14:paraId="0000002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module primarily introduces the core Python skills learners need to start reading, writing and adapting simple code. There is a short section on the core ML ideas covered </w:t>
      </w:r>
      <w:ins w:author="Mohamad Hindi" w:id="4" w:date="2026-06-30T14:31:32Z">
        <w:r w:rsidDel="00000000" w:rsidR="00000000" w:rsidRPr="00000000">
          <w:rPr>
            <w:rFonts w:ascii="Work Sans" w:cs="Work Sans" w:eastAsia="Work Sans" w:hAnsi="Work Sans"/>
            <w:sz w:val="20"/>
            <w:szCs w:val="20"/>
            <w:rtl w:val="0"/>
          </w:rPr>
          <w:t xml:space="preserve">in</w:t>
        </w:r>
      </w:ins>
      <w:del w:author="Mohamad Hindi" w:id="4" w:date="2026-06-30T14:31:32Z">
        <w:r w:rsidDel="00000000" w:rsidR="00000000" w:rsidRPr="00000000">
          <w:rPr>
            <w:rFonts w:ascii="Work Sans" w:cs="Work Sans" w:eastAsia="Work Sans" w:hAnsi="Work Sans"/>
            <w:sz w:val="20"/>
            <w:szCs w:val="20"/>
            <w:rtl w:val="0"/>
          </w:rPr>
          <w:delText xml:space="preserve">on</w:delText>
        </w:r>
      </w:del>
      <w:r w:rsidDel="00000000" w:rsidR="00000000" w:rsidRPr="00000000">
        <w:rPr>
          <w:rFonts w:ascii="Work Sans" w:cs="Work Sans" w:eastAsia="Work Sans" w:hAnsi="Work Sans"/>
          <w:sz w:val="20"/>
          <w:szCs w:val="20"/>
          <w:rtl w:val="0"/>
        </w:rPr>
        <w:t xml:space="preserve"> the course and how this session connects </w:t>
      </w:r>
      <w:del w:author="Mohamad Hindi" w:id="5" w:date="2026-06-30T14:31:48Z">
        <w:r w:rsidDel="00000000" w:rsidR="00000000" w:rsidRPr="00000000">
          <w:rPr>
            <w:rFonts w:ascii="Work Sans" w:cs="Work Sans" w:eastAsia="Work Sans" w:hAnsi="Work Sans"/>
            <w:sz w:val="20"/>
            <w:szCs w:val="20"/>
            <w:rtl w:val="0"/>
          </w:rPr>
          <w:delText xml:space="preserve">links </w:delText>
        </w:r>
      </w:del>
      <w:r w:rsidDel="00000000" w:rsidR="00000000" w:rsidRPr="00000000">
        <w:rPr>
          <w:rFonts w:ascii="Work Sans" w:cs="Work Sans" w:eastAsia="Work Sans" w:hAnsi="Work Sans"/>
          <w:sz w:val="20"/>
          <w:szCs w:val="20"/>
          <w:rtl w:val="0"/>
        </w:rPr>
        <w:t xml:space="preserve">with the next one</w:t>
      </w:r>
      <w:ins w:author="Mohamad Hindi" w:id="6" w:date="2026-06-30T14:32:14Z">
        <w:r w:rsidDel="00000000" w:rsidR="00000000" w:rsidRPr="00000000">
          <w:rPr>
            <w:rFonts w:ascii="Work Sans" w:cs="Work Sans" w:eastAsia="Work Sans" w:hAnsi="Work Sans"/>
            <w:sz w:val="20"/>
            <w:szCs w:val="20"/>
            <w:rtl w:val="0"/>
          </w:rPr>
          <w:t xml:space="preserve">. A</w:t>
        </w:r>
      </w:ins>
      <w:del w:author="Mohamad Hindi" w:id="6" w:date="2026-06-30T14:32:14Z">
        <w:r w:rsidDel="00000000" w:rsidR="00000000" w:rsidRPr="00000000">
          <w:rPr>
            <w:rFonts w:ascii="Work Sans" w:cs="Work Sans" w:eastAsia="Work Sans" w:hAnsi="Work Sans"/>
            <w:sz w:val="20"/>
            <w:szCs w:val="20"/>
            <w:rtl w:val="0"/>
          </w:rPr>
          <w:delText xml:space="preserve">, a</w:delText>
        </w:r>
      </w:del>
      <w:r w:rsidDel="00000000" w:rsidR="00000000" w:rsidRPr="00000000">
        <w:rPr>
          <w:rFonts w:ascii="Work Sans" w:cs="Work Sans" w:eastAsia="Work Sans" w:hAnsi="Work Sans"/>
          <w:sz w:val="20"/>
          <w:szCs w:val="20"/>
          <w:rtl w:val="0"/>
        </w:rPr>
        <w:t xml:space="preserve">fterwards</w:t>
      </w:r>
      <w:ins w:author="Mohamad Hindi" w:id="7" w:date="2026-06-30T14:32:18Z">
        <w:r w:rsidDel="00000000" w:rsidR="00000000" w:rsidRPr="00000000">
          <w:rPr>
            <w:rFonts w:ascii="Work Sans" w:cs="Work Sans" w:eastAsia="Work Sans" w:hAnsi="Work Sans"/>
            <w:sz w:val="20"/>
            <w:szCs w:val="20"/>
            <w:rtl w:val="0"/>
          </w:rPr>
          <w:t xml:space="preserve">,</w:t>
        </w:r>
      </w:ins>
      <w:r w:rsidDel="00000000" w:rsidR="00000000" w:rsidRPr="00000000">
        <w:rPr>
          <w:rFonts w:ascii="Work Sans" w:cs="Work Sans" w:eastAsia="Work Sans" w:hAnsi="Work Sans"/>
          <w:sz w:val="20"/>
          <w:szCs w:val="20"/>
          <w:rtl w:val="0"/>
        </w:rPr>
        <w:t xml:space="preserve"> </w:t>
      </w:r>
      <w:ins w:author="Mohamad Hindi" w:id="8" w:date="2026-06-30T14:31:56Z">
        <w:r w:rsidDel="00000000" w:rsidR="00000000" w:rsidRPr="00000000">
          <w:rPr>
            <w:rFonts w:ascii="Work Sans" w:cs="Work Sans" w:eastAsia="Work Sans" w:hAnsi="Work Sans"/>
            <w:sz w:val="20"/>
            <w:szCs w:val="20"/>
            <w:rtl w:val="0"/>
          </w:rPr>
          <w:t xml:space="preserve">l</w:t>
        </w:r>
      </w:ins>
      <w:del w:author="Mohamad Hindi" w:id="8" w:date="2026-06-30T14:31:56Z">
        <w:r w:rsidDel="00000000" w:rsidR="00000000" w:rsidRPr="00000000">
          <w:rPr>
            <w:rFonts w:ascii="Work Sans" w:cs="Work Sans" w:eastAsia="Work Sans" w:hAnsi="Work Sans"/>
            <w:sz w:val="20"/>
            <w:szCs w:val="20"/>
            <w:rtl w:val="0"/>
          </w:rPr>
          <w:delText xml:space="preserve">L</w:delText>
        </w:r>
      </w:del>
      <w:r w:rsidDel="00000000" w:rsidR="00000000" w:rsidRPr="00000000">
        <w:rPr>
          <w:rFonts w:ascii="Work Sans" w:cs="Work Sans" w:eastAsia="Work Sans" w:hAnsi="Work Sans"/>
          <w:sz w:val="20"/>
          <w:szCs w:val="20"/>
          <w:rtl w:val="0"/>
        </w:rPr>
        <w:t xml:space="preserve">earners will work through the code-along workbook in order, building from strings, variables and simple functions into conditionals, loops and common data collections. They will practise using lists, tuples, dictionaries and sets to store and organise values, then use indexing, slicing, sorting and unpacking to access and reshape data. Learners will see how to handle simple errors, check expected behaviour with assertions, and recognise more advanced concepts such as classes, generators, regular expressions and type annotations. The focus is not on memorising every feature. It is on building confidence, running code, reading outputs, noticing errors and understanding enough Python to keep practising independently.</w:t>
      </w:r>
      <w:r w:rsidDel="00000000" w:rsidR="00000000" w:rsidRPr="00000000">
        <w:rPr>
          <w:rtl w:val="0"/>
        </w:rPr>
      </w:r>
    </w:p>
    <w:p w:rsidR="00000000" w:rsidDel="00000000" w:rsidP="00000000" w:rsidRDefault="00000000" w:rsidRPr="00000000" w14:paraId="0000002D">
      <w:pPr>
        <w:spacing w:line="312" w:lineRule="auto"/>
        <w:rPr>
          <w:rFonts w:ascii="Work Sans" w:cs="Work Sans" w:eastAsia="Work Sans" w:hAnsi="Work Sans"/>
          <w:sz w:val="21"/>
          <w:szCs w:val="21"/>
        </w:rPr>
      </w:pPr>
      <w:r w:rsidDel="00000000" w:rsidR="00000000" w:rsidRPr="00000000">
        <w:rPr>
          <w:rtl w:val="0"/>
        </w:rPr>
      </w:r>
    </w:p>
    <w:p w:rsidR="00000000" w:rsidDel="00000000" w:rsidP="00000000" w:rsidRDefault="00000000" w:rsidRPr="00000000" w14:paraId="0000002E">
      <w:pPr>
        <w:pStyle w:val="Heading1"/>
        <w:spacing w:after="200" w:before="0" w:line="312" w:lineRule="auto"/>
        <w:rPr>
          <w:sz w:val="20"/>
          <w:szCs w:val="20"/>
        </w:rPr>
      </w:pPr>
      <w:bookmarkStart w:colFirst="0" w:colLast="0" w:name="_egj0l0a5x8iq" w:id="4"/>
      <w:bookmarkEnd w:id="4"/>
      <w:r w:rsidDel="00000000" w:rsidR="00000000" w:rsidRPr="00000000">
        <w:rPr>
          <w:rFonts w:ascii="Work Sans SemiBold" w:cs="Work Sans SemiBold" w:eastAsia="Work Sans SemiBold" w:hAnsi="Work Sans SemiBold"/>
          <w:sz w:val="28"/>
          <w:szCs w:val="28"/>
          <w:rtl w:val="0"/>
        </w:rPr>
        <w:t xml:space="preserve">Content</w:t>
      </w:r>
      <w:r w:rsidDel="00000000" w:rsidR="00000000" w:rsidRPr="00000000">
        <w:rPr>
          <w:rtl w:val="0"/>
        </w:rPr>
      </w:r>
    </w:p>
    <w:p w:rsidR="00000000" w:rsidDel="00000000" w:rsidP="00000000" w:rsidRDefault="00000000" w:rsidRPr="00000000" w14:paraId="0000002F">
      <w:pPr>
        <w:numPr>
          <w:ilvl w:val="0"/>
          <w:numId w:val="4"/>
        </w:numPr>
        <w:spacing w:line="312" w:lineRule="auto"/>
        <w:ind w:left="720" w:hanging="360"/>
        <w:rPr>
          <w:rFonts w:ascii="Work Sans" w:cs="Work Sans" w:eastAsia="Work Sans" w:hAnsi="Work Sans"/>
          <w:sz w:val="20"/>
          <w:szCs w:val="20"/>
        </w:rPr>
      </w:pPr>
      <w:hyperlink r:id="rId13">
        <w:r w:rsidDel="00000000" w:rsidR="00000000" w:rsidRPr="00000000">
          <w:rPr>
            <w:rFonts w:ascii="Work Sans" w:cs="Work Sans" w:eastAsia="Work Sans" w:hAnsi="Work Sans"/>
            <w:color w:val="1155cc"/>
            <w:sz w:val="20"/>
            <w:szCs w:val="20"/>
            <w:u w:val="single"/>
            <w:rtl w:val="0"/>
          </w:rPr>
          <w:t xml:space="preserve">Slide deck</w:t>
        </w:r>
      </w:hyperlink>
      <w:r w:rsidDel="00000000" w:rsidR="00000000" w:rsidRPr="00000000">
        <w:rPr>
          <w:rtl w:val="0"/>
        </w:rPr>
      </w:r>
    </w:p>
    <w:p w:rsidR="00000000" w:rsidDel="00000000" w:rsidP="00000000" w:rsidRDefault="00000000" w:rsidRPr="00000000" w14:paraId="00000030">
      <w:pPr>
        <w:numPr>
          <w:ilvl w:val="0"/>
          <w:numId w:val="4"/>
        </w:numPr>
        <w:spacing w:line="312"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Teacher: </w:t>
      </w:r>
      <w:hyperlink r:id="rId14">
        <w:r w:rsidDel="00000000" w:rsidR="00000000" w:rsidRPr="00000000">
          <w:rPr>
            <w:rFonts w:ascii="Work Sans" w:cs="Work Sans" w:eastAsia="Work Sans" w:hAnsi="Work Sans"/>
            <w:color w:val="1155cc"/>
            <w:sz w:val="20"/>
            <w:szCs w:val="20"/>
            <w:u w:val="single"/>
            <w:rtl w:val="0"/>
          </w:rPr>
          <w:t xml:space="preserve">Completed workbook</w:t>
        </w:r>
      </w:hyperlink>
      <w:r w:rsidDel="00000000" w:rsidR="00000000" w:rsidRPr="00000000">
        <w:rPr>
          <w:rFonts w:ascii="Work Sans" w:cs="Work Sans" w:eastAsia="Work Sans" w:hAnsi="Work Sans"/>
          <w:sz w:val="20"/>
          <w:szCs w:val="20"/>
          <w:rtl w:val="0"/>
        </w:rPr>
        <w:t xml:space="preserve"> [internal use only]</w:t>
      </w:r>
    </w:p>
    <w:p w:rsidR="00000000" w:rsidDel="00000000" w:rsidP="00000000" w:rsidRDefault="00000000" w:rsidRPr="00000000" w14:paraId="00000031">
      <w:pPr>
        <w:numPr>
          <w:ilvl w:val="0"/>
          <w:numId w:val="4"/>
        </w:numPr>
        <w:spacing w:line="312" w:lineRule="auto"/>
        <w:ind w:left="720" w:hanging="360"/>
        <w:rPr>
          <w:rFonts w:ascii="Work Sans" w:cs="Work Sans" w:eastAsia="Work Sans" w:hAnsi="Work Sans"/>
          <w:sz w:val="20"/>
          <w:szCs w:val="20"/>
        </w:rPr>
      </w:pPr>
      <w:hyperlink r:id="rId15">
        <w:r w:rsidDel="00000000" w:rsidR="00000000" w:rsidRPr="00000000">
          <w:rPr>
            <w:rFonts w:ascii="Work Sans" w:cs="Work Sans" w:eastAsia="Work Sans" w:hAnsi="Work Sans"/>
            <w:color w:val="1155cc"/>
            <w:sz w:val="20"/>
            <w:szCs w:val="20"/>
            <w:u w:val="single"/>
            <w:rtl w:val="0"/>
          </w:rPr>
          <w:t xml:space="preserve">Learner workshop resource notebook</w:t>
        </w:r>
      </w:hyperlink>
      <w:r w:rsidDel="00000000" w:rsidR="00000000" w:rsidRPr="00000000">
        <w:rPr>
          <w:rtl w:val="0"/>
        </w:rPr>
      </w:r>
    </w:p>
    <w:p w:rsidR="00000000" w:rsidDel="00000000" w:rsidP="00000000" w:rsidRDefault="00000000" w:rsidRPr="00000000" w14:paraId="00000032">
      <w:pPr>
        <w:numPr>
          <w:ilvl w:val="0"/>
          <w:numId w:val="4"/>
        </w:numPr>
        <w:spacing w:line="312" w:lineRule="auto"/>
        <w:ind w:left="720" w:hanging="360"/>
        <w:rPr>
          <w:rFonts w:ascii="Work Sans" w:cs="Work Sans" w:eastAsia="Work Sans" w:hAnsi="Work Sans"/>
          <w:sz w:val="20"/>
          <w:szCs w:val="20"/>
        </w:rPr>
      </w:pPr>
      <w:commentRangeStart w:id="7"/>
      <w:del w:author="Mohamad Hindi" w:id="9" w:date="2026-06-30T14:48:36Z">
        <w:r w:rsidDel="00000000" w:rsidR="00000000" w:rsidRPr="00000000">
          <w:fldChar w:fldCharType="begin"/>
          <w:delInstrText xml:space="preserve"> HYPERLINK "https://drive.google.com/file/d/1qyMtCMZB_2Td1PW3cHJ_fnd9EMuccG1L/view?usp=sharing" </w:delInstrText>
          <w:fldChar w:fldCharType="separate"/>
        </w:r>
        <w:r w:rsidDel="00000000" w:rsidR="00000000" w:rsidRPr="00000000">
          <w:rPr>
            <w:rFonts w:ascii="Work Sans" w:cs="Work Sans" w:eastAsia="Work Sans" w:hAnsi="Work Sans"/>
            <w:color w:val="1155cc"/>
            <w:sz w:val="20"/>
            <w:szCs w:val="20"/>
            <w:u w:val="single"/>
            <w:rtl w:val="0"/>
          </w:rPr>
          <w:delText xml:space="preserve">Learner workshop resource - code-along notebook</w:delText>
        </w:r>
        <w:r w:rsidDel="00000000" w:rsidR="00000000" w:rsidRPr="00000000">
          <w:fldChar w:fldCharType="end"/>
        </w:r>
      </w:del>
      <w:ins w:author="Mohamad Hindi" w:id="9" w:date="2026-06-30T14:48:36Z">
        <w:r w:rsidDel="00000000" w:rsidR="00000000" w:rsidRPr="00000000">
          <w:fldChar w:fldCharType="begin"/>
          <w:instrText xml:space="preserve"> HYPERLINK "https://drive.google.com/open?id=1HnGycrbAD3gUONWCwvOdhXr8E1DUHipK&amp;authuser=0" </w:instrText>
          <w:fldChar w:fldCharType="separate"/>
        </w:r>
        <w:r w:rsidDel="00000000" w:rsidR="00000000" w:rsidRPr="00000000">
          <w:rPr>
            <w:rFonts w:ascii="Work Sans" w:cs="Work Sans" w:eastAsia="Work Sans" w:hAnsi="Work Sans"/>
            <w:color w:val="1155cc"/>
            <w:sz w:val="20"/>
            <w:szCs w:val="20"/>
            <w:u w:val="single"/>
            <w:rtl w:val="0"/>
          </w:rPr>
          <w:t xml:space="preserve">Learner workshop resource - code-along notebook</w:t>
        </w:r>
        <w:r w:rsidDel="00000000" w:rsidR="00000000" w:rsidRPr="00000000">
          <w:fldChar w:fldCharType="end"/>
        </w:r>
      </w:ins>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3">
      <w:pPr>
        <w:numPr>
          <w:ilvl w:val="0"/>
          <w:numId w:val="4"/>
        </w:numPr>
        <w:spacing w:line="312" w:lineRule="auto"/>
        <w:ind w:left="720" w:hanging="360"/>
        <w:rPr>
          <w:ins w:author="Mohamad Hindi" w:id="10" w:date="2026-06-30T14:40:26Z"/>
          <w:rFonts w:ascii="Work Sans" w:cs="Work Sans" w:eastAsia="Work Sans" w:hAnsi="Work Sans"/>
          <w:sz w:val="20"/>
          <w:szCs w:val="20"/>
          <w:u w:val="none"/>
        </w:rPr>
      </w:pPr>
      <w:hyperlink r:id="rId16">
        <w:r w:rsidDel="00000000" w:rsidR="00000000" w:rsidRPr="00000000">
          <w:rPr>
            <w:rFonts w:ascii="Work Sans" w:cs="Work Sans" w:eastAsia="Work Sans" w:hAnsi="Work Sans"/>
            <w:color w:val="1155cc"/>
            <w:sz w:val="20"/>
            <w:szCs w:val="20"/>
            <w:u w:val="single"/>
            <w:rtl w:val="0"/>
          </w:rPr>
          <w:t xml:space="preserve">Learner Practice workbook (optional)</w:t>
        </w:r>
      </w:hyperlink>
      <w:ins w:author="Mohamad Hindi" w:id="10" w:date="2026-06-30T14:40:26Z">
        <w:r w:rsidDel="00000000" w:rsidR="00000000" w:rsidRPr="00000000">
          <w:rPr>
            <w:rtl w:val="0"/>
          </w:rPr>
        </w:r>
      </w:ins>
    </w:p>
    <w:p w:rsidR="00000000" w:rsidDel="00000000" w:rsidP="00000000" w:rsidRDefault="00000000" w:rsidRPr="00000000" w14:paraId="00000034">
      <w:pPr>
        <w:numPr>
          <w:ilvl w:val="0"/>
          <w:numId w:val="4"/>
        </w:numPr>
        <w:spacing w:line="312" w:lineRule="auto"/>
        <w:ind w:left="720" w:hanging="360"/>
        <w:rPr>
          <w:rFonts w:ascii="Work Sans" w:cs="Work Sans" w:eastAsia="Work Sans" w:hAnsi="Work Sans"/>
          <w:sz w:val="20"/>
          <w:szCs w:val="20"/>
          <w:u w:val="none"/>
        </w:rPr>
      </w:pPr>
      <w:ins w:author="Mohamad Hindi" w:id="10" w:date="2026-06-30T14:40:26Z">
        <w:r w:rsidDel="00000000" w:rsidR="00000000" w:rsidRPr="00000000">
          <w:fldChar w:fldCharType="begin"/>
        </w:r>
        <w:r w:rsidDel="00000000" w:rsidR="00000000" w:rsidRPr="00000000">
          <w:instrText xml:space="preserve">HYPERLINK "https://drive.google.com/open?id=1jm4C-EpbhuzoEfnp2Tm43KiaewBAGK8U&amp;authuser=0"</w:instrText>
        </w:r>
        <w:r w:rsidDel="00000000" w:rsidR="00000000" w:rsidRPr="00000000">
          <w:fldChar w:fldCharType="separate"/>
        </w:r>
        <w:r w:rsidDel="00000000" w:rsidR="00000000" w:rsidRPr="00000000">
          <w:rPr>
            <w:rFonts w:ascii="Work Sans" w:cs="Work Sans" w:eastAsia="Work Sans" w:hAnsi="Work Sans"/>
            <w:color w:val="1155cc"/>
            <w:sz w:val="20"/>
            <w:szCs w:val="20"/>
            <w:u w:val="single"/>
            <w:rtl w:val="0"/>
          </w:rPr>
          <w:t xml:space="preserve">Learner Practice workbook solution</w:t>
        </w:r>
        <w:r w:rsidDel="00000000" w:rsidR="00000000" w:rsidRPr="00000000">
          <w:fldChar w:fldCharType="end"/>
        </w:r>
      </w:ins>
      <w:r w:rsidDel="00000000" w:rsidR="00000000" w:rsidRPr="00000000">
        <w:rPr>
          <w:rtl w:val="0"/>
        </w:rPr>
      </w:r>
    </w:p>
    <w:p w:rsidR="00000000" w:rsidDel="00000000" w:rsidP="00000000" w:rsidRDefault="00000000" w:rsidRPr="00000000" w14:paraId="00000035">
      <w:pPr>
        <w:numPr>
          <w:ilvl w:val="0"/>
          <w:numId w:val="4"/>
        </w:numPr>
        <w:spacing w:line="312" w:lineRule="auto"/>
        <w:ind w:left="720" w:hanging="360"/>
        <w:rPr>
          <w:rFonts w:ascii="Work Sans" w:cs="Work Sans" w:eastAsia="Work Sans" w:hAnsi="Work Sans"/>
          <w:sz w:val="20"/>
          <w:szCs w:val="20"/>
        </w:rPr>
      </w:pPr>
      <w:hyperlink r:id="rId17">
        <w:r w:rsidDel="00000000" w:rsidR="00000000" w:rsidRPr="00000000">
          <w:rPr>
            <w:rFonts w:ascii="Work Sans" w:cs="Work Sans" w:eastAsia="Work Sans" w:hAnsi="Work Sans"/>
            <w:color w:val="1155cc"/>
            <w:sz w:val="20"/>
            <w:szCs w:val="20"/>
            <w:u w:val="single"/>
            <w:rtl w:val="0"/>
          </w:rPr>
          <w:t xml:space="preserve">Attendance sheet: </w:t>
        </w:r>
      </w:hyperlink>
      <w:r w:rsidDel="00000000" w:rsidR="00000000" w:rsidRPr="00000000">
        <w:rPr>
          <w:rFonts w:ascii="Work Sans" w:cs="Work Sans" w:eastAsia="Work Sans" w:hAnsi="Work Sans"/>
          <w:sz w:val="20"/>
          <w:szCs w:val="20"/>
          <w:rtl w:val="0"/>
        </w:rPr>
        <w:t xml:space="preserve">Ensure you tick attendance and engagement for each learner</w:t>
      </w:r>
    </w:p>
    <w:p w:rsidR="00000000" w:rsidDel="00000000" w:rsidP="00000000" w:rsidRDefault="00000000" w:rsidRPr="00000000" w14:paraId="00000036">
      <w:pPr>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7">
      <w:pPr>
        <w:spacing w:after="200" w:line="312" w:lineRule="auto"/>
        <w:rPr>
          <w:rFonts w:ascii="Work Sans" w:cs="Work Sans" w:eastAsia="Work Sans" w:hAnsi="Work Sans"/>
          <w:sz w:val="20"/>
          <w:szCs w:val="20"/>
        </w:rPr>
      </w:pPr>
      <w:r w:rsidDel="00000000" w:rsidR="00000000" w:rsidRPr="00000000">
        <w:rPr>
          <w:rFonts w:ascii="Work Sans SemiBold" w:cs="Work Sans SemiBold" w:eastAsia="Work Sans SemiBold" w:hAnsi="Work Sans SemiBold"/>
          <w:sz w:val="28"/>
          <w:szCs w:val="28"/>
          <w:rtl w:val="0"/>
        </w:rPr>
        <w:t xml:space="preserve">Learning </w:t>
      </w:r>
      <w:ins w:author="Mohamad Hindi" w:id="11" w:date="2026-06-30T14:52:27Z">
        <w:r w:rsidDel="00000000" w:rsidR="00000000" w:rsidRPr="00000000">
          <w:rPr>
            <w:rFonts w:ascii="Work Sans SemiBold" w:cs="Work Sans SemiBold" w:eastAsia="Work Sans SemiBold" w:hAnsi="Work Sans SemiBold"/>
            <w:sz w:val="28"/>
            <w:szCs w:val="28"/>
            <w:rtl w:val="0"/>
          </w:rPr>
          <w:t xml:space="preserve">o</w:t>
        </w:r>
      </w:ins>
      <w:del w:author="Mohamad Hindi" w:id="11" w:date="2026-06-30T14:52:27Z">
        <w:r w:rsidDel="00000000" w:rsidR="00000000" w:rsidRPr="00000000">
          <w:rPr>
            <w:rFonts w:ascii="Work Sans SemiBold" w:cs="Work Sans SemiBold" w:eastAsia="Work Sans SemiBold" w:hAnsi="Work Sans SemiBold"/>
            <w:sz w:val="28"/>
            <w:szCs w:val="28"/>
            <w:rtl w:val="0"/>
          </w:rPr>
          <w:delText xml:space="preserve">O</w:delText>
        </w:r>
      </w:del>
      <w:r w:rsidDel="00000000" w:rsidR="00000000" w:rsidRPr="00000000">
        <w:rPr>
          <w:rFonts w:ascii="Work Sans SemiBold" w:cs="Work Sans SemiBold" w:eastAsia="Work Sans SemiBold" w:hAnsi="Work Sans SemiBold"/>
          <w:sz w:val="28"/>
          <w:szCs w:val="28"/>
          <w:rtl w:val="0"/>
        </w:rPr>
        <w:t xml:space="preserve">bjectives and </w:t>
      </w:r>
      <w:ins w:author="Mohamad Hindi" w:id="12" w:date="2026-06-30T14:52:29Z">
        <w:r w:rsidDel="00000000" w:rsidR="00000000" w:rsidRPr="00000000">
          <w:rPr>
            <w:rFonts w:ascii="Work Sans SemiBold" w:cs="Work Sans SemiBold" w:eastAsia="Work Sans SemiBold" w:hAnsi="Work Sans SemiBold"/>
            <w:sz w:val="28"/>
            <w:szCs w:val="28"/>
            <w:rtl w:val="0"/>
          </w:rPr>
          <w:t xml:space="preserve">l</w:t>
        </w:r>
      </w:ins>
      <w:del w:author="Mohamad Hindi" w:id="12" w:date="2026-06-30T14:52:29Z">
        <w:r w:rsidDel="00000000" w:rsidR="00000000" w:rsidRPr="00000000">
          <w:rPr>
            <w:rFonts w:ascii="Work Sans SemiBold" w:cs="Work Sans SemiBold" w:eastAsia="Work Sans SemiBold" w:hAnsi="Work Sans SemiBold"/>
            <w:sz w:val="28"/>
            <w:szCs w:val="28"/>
            <w:rtl w:val="0"/>
          </w:rPr>
          <w:delText xml:space="preserve">L</w:delText>
        </w:r>
      </w:del>
      <w:r w:rsidDel="00000000" w:rsidR="00000000" w:rsidRPr="00000000">
        <w:rPr>
          <w:rFonts w:ascii="Work Sans SemiBold" w:cs="Work Sans SemiBold" w:eastAsia="Work Sans SemiBold" w:hAnsi="Work Sans SemiBold"/>
          <w:sz w:val="28"/>
          <w:szCs w:val="28"/>
          <w:rtl w:val="0"/>
        </w:rPr>
        <w:t xml:space="preserve">earner </w:t>
      </w:r>
      <w:ins w:author="Mohamad Hindi" w:id="13" w:date="2026-06-30T14:52:33Z">
        <w:r w:rsidDel="00000000" w:rsidR="00000000" w:rsidRPr="00000000">
          <w:rPr>
            <w:rFonts w:ascii="Work Sans SemiBold" w:cs="Work Sans SemiBold" w:eastAsia="Work Sans SemiBold" w:hAnsi="Work Sans SemiBold"/>
            <w:sz w:val="28"/>
            <w:szCs w:val="28"/>
            <w:rtl w:val="0"/>
          </w:rPr>
          <w:t xml:space="preserve">o</w:t>
        </w:r>
      </w:ins>
      <w:del w:author="Mohamad Hindi" w:id="13" w:date="2026-06-30T14:52:33Z">
        <w:r w:rsidDel="00000000" w:rsidR="00000000" w:rsidRPr="00000000">
          <w:rPr>
            <w:rFonts w:ascii="Work Sans SemiBold" w:cs="Work Sans SemiBold" w:eastAsia="Work Sans SemiBold" w:hAnsi="Work Sans SemiBold"/>
            <w:sz w:val="28"/>
            <w:szCs w:val="28"/>
            <w:rtl w:val="0"/>
          </w:rPr>
          <w:delText xml:space="preserve">O</w:delText>
        </w:r>
      </w:del>
      <w:r w:rsidDel="00000000" w:rsidR="00000000" w:rsidRPr="00000000">
        <w:rPr>
          <w:rFonts w:ascii="Work Sans SemiBold" w:cs="Work Sans SemiBold" w:eastAsia="Work Sans SemiBold" w:hAnsi="Work Sans SemiBold"/>
          <w:sz w:val="28"/>
          <w:szCs w:val="28"/>
          <w:rtl w:val="0"/>
        </w:rPr>
        <w:t xml:space="preserve">utcomes</w:t>
      </w:r>
      <w:r w:rsidDel="00000000" w:rsidR="00000000" w:rsidRPr="00000000">
        <w:rPr>
          <w:rtl w:val="0"/>
        </w:rPr>
      </w:r>
    </w:p>
    <w:tbl>
      <w:tblPr>
        <w:tblStyle w:val="Table1"/>
        <w:tblW w:w="1056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0"/>
        <w:gridCol w:w="5610"/>
        <w:tblGridChange w:id="0">
          <w:tblGrid>
            <w:gridCol w:w="4950"/>
            <w:gridCol w:w="56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8">
            <w:pPr>
              <w:spacing w:line="312" w:lineRule="auto"/>
              <w:jc w:val="center"/>
              <w:rPr>
                <w:rFonts w:ascii="Work Sans SemiBold" w:cs="Work Sans SemiBold" w:eastAsia="Work Sans SemiBold" w:hAnsi="Work Sans SemiBold"/>
                <w:sz w:val="20"/>
                <w:szCs w:val="20"/>
              </w:rPr>
            </w:pPr>
            <w:r w:rsidDel="00000000" w:rsidR="00000000" w:rsidRPr="00000000">
              <w:rPr>
                <w:rFonts w:ascii="Work Sans SemiBold" w:cs="Work Sans SemiBold" w:eastAsia="Work Sans SemiBold" w:hAnsi="Work Sans SemiBold"/>
                <w:sz w:val="20"/>
                <w:szCs w:val="20"/>
                <w:rtl w:val="0"/>
              </w:rPr>
              <w:t xml:space="preserve">Learning 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9">
            <w:pPr>
              <w:spacing w:line="312" w:lineRule="auto"/>
              <w:jc w:val="center"/>
              <w:rPr>
                <w:rFonts w:ascii="Work Sans SemiBold" w:cs="Work Sans SemiBold" w:eastAsia="Work Sans SemiBold" w:hAnsi="Work Sans SemiBold"/>
                <w:sz w:val="20"/>
                <w:szCs w:val="20"/>
              </w:rPr>
            </w:pPr>
            <w:r w:rsidDel="00000000" w:rsidR="00000000" w:rsidRPr="00000000">
              <w:rPr>
                <w:rFonts w:ascii="Work Sans SemiBold" w:cs="Work Sans SemiBold" w:eastAsia="Work Sans SemiBold" w:hAnsi="Work Sans SemiBold"/>
                <w:sz w:val="20"/>
                <w:szCs w:val="20"/>
                <w:rtl w:val="0"/>
              </w:rPr>
              <w:t xml:space="preserve">Learner outcomes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Use Python fundamentals to write and run simple code in the workbook.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12" w:lineRule="auto"/>
              <w:rPr>
                <w:ins w:author="Mohamad Hindi" w:id="15" w:date="2026-06-30T14:54:51Z"/>
                <w:rFonts w:ascii="Work Sans" w:cs="Work Sans" w:eastAsia="Work Sans" w:hAnsi="Work Sans"/>
                <w:sz w:val="20"/>
                <w:szCs w:val="20"/>
              </w:rPr>
            </w:pPr>
            <w:del w:author="Mohamad Hindi" w:id="14" w:date="2026-06-30T14:54:47Z">
              <w:r w:rsidDel="00000000" w:rsidR="00000000" w:rsidRPr="00000000">
                <w:rPr>
                  <w:rFonts w:ascii="Work Sans" w:cs="Work Sans" w:eastAsia="Work Sans" w:hAnsi="Work Sans"/>
                  <w:sz w:val="20"/>
                  <w:szCs w:val="20"/>
                  <w:rtl w:val="0"/>
                </w:rPr>
                <w:delText xml:space="preserve">Learners can </w:delText>
              </w:r>
            </w:del>
            <w:ins w:author="Mohamad Hindi" w:id="15" w:date="2026-06-30T14:54:51Z">
              <w:r w:rsidDel="00000000" w:rsidR="00000000" w:rsidRPr="00000000">
                <w:rPr>
                  <w:rtl w:val="0"/>
                </w:rPr>
              </w:r>
            </w:ins>
          </w:p>
          <w:p w:rsidR="00000000" w:rsidDel="00000000" w:rsidP="00000000" w:rsidRDefault="00000000" w:rsidRPr="00000000" w14:paraId="0000003C">
            <w:pPr>
              <w:numPr>
                <w:ilvl w:val="0"/>
                <w:numId w:val="13"/>
              </w:numPr>
              <w:spacing w:line="312" w:lineRule="auto"/>
              <w:ind w:left="720" w:hanging="360"/>
              <w:rPr>
                <w:ins w:author="Mohamad Hindi" w:id="16" w:date="2026-06-30T14:54:57Z"/>
                <w:sz w:val="20"/>
                <w:szCs w:val="20"/>
                <w:u w:val="none"/>
              </w:rPr>
            </w:pPr>
            <w:ins w:author="Mohamad Hindi" w:id="15" w:date="2026-06-30T14:54:51Z">
              <w:r w:rsidDel="00000000" w:rsidR="00000000" w:rsidRPr="00000000">
                <w:rPr>
                  <w:rFonts w:ascii="Work Sans" w:cs="Work Sans" w:eastAsia="Work Sans" w:hAnsi="Work Sans"/>
                  <w:sz w:val="20"/>
                  <w:szCs w:val="20"/>
                  <w:rtl w:val="0"/>
                </w:rPr>
                <w:t xml:space="preserve">C</w:t>
              </w:r>
            </w:ins>
            <w:del w:author="Mohamad Hindi" w:id="15" w:date="2026-06-30T14:54:51Z">
              <w:r w:rsidDel="00000000" w:rsidR="00000000" w:rsidRPr="00000000">
                <w:rPr>
                  <w:rFonts w:ascii="Work Sans" w:cs="Work Sans" w:eastAsia="Work Sans" w:hAnsi="Work Sans"/>
                  <w:sz w:val="20"/>
                  <w:szCs w:val="20"/>
                  <w:rtl w:val="0"/>
                </w:rPr>
                <w:delText xml:space="preserve">c</w:delText>
              </w:r>
            </w:del>
            <w:r w:rsidDel="00000000" w:rsidR="00000000" w:rsidRPr="00000000">
              <w:rPr>
                <w:rFonts w:ascii="Work Sans" w:cs="Work Sans" w:eastAsia="Work Sans" w:hAnsi="Work Sans"/>
                <w:sz w:val="20"/>
                <w:szCs w:val="20"/>
                <w:rtl w:val="0"/>
              </w:rPr>
              <w:t xml:space="preserve">reate and combine strings</w:t>
            </w:r>
            <w:ins w:author="Mohamad Hindi" w:id="16" w:date="2026-06-30T14:54:57Z">
              <w:r w:rsidDel="00000000" w:rsidR="00000000" w:rsidRPr="00000000">
                <w:rPr>
                  <w:rFonts w:ascii="Work Sans" w:cs="Work Sans" w:eastAsia="Work Sans" w:hAnsi="Work Sans"/>
                  <w:sz w:val="20"/>
                  <w:szCs w:val="20"/>
                  <w:rtl w:val="0"/>
                </w:rPr>
                <w:t xml:space="preserve">.</w:t>
              </w:r>
            </w:ins>
          </w:p>
          <w:p w:rsidR="00000000" w:rsidDel="00000000" w:rsidP="00000000" w:rsidRDefault="00000000" w:rsidRPr="00000000" w14:paraId="0000003D">
            <w:pPr>
              <w:numPr>
                <w:ilvl w:val="0"/>
                <w:numId w:val="13"/>
              </w:numPr>
              <w:spacing w:line="312" w:lineRule="auto"/>
              <w:ind w:left="720" w:hanging="360"/>
              <w:rPr>
                <w:ins w:author="Mohamad Hindi" w:id="17" w:date="2026-06-30T14:55:05Z"/>
                <w:sz w:val="20"/>
                <w:szCs w:val="20"/>
                <w:u w:val="none"/>
              </w:rPr>
            </w:pPr>
            <w:del w:author="Mohamad Hindi" w:id="16" w:date="2026-06-30T14:54:57Z">
              <w:r w:rsidDel="00000000" w:rsidR="00000000" w:rsidRPr="00000000">
                <w:rPr>
                  <w:rFonts w:ascii="Work Sans" w:cs="Work Sans" w:eastAsia="Work Sans" w:hAnsi="Work Sans"/>
                  <w:sz w:val="20"/>
                  <w:szCs w:val="20"/>
                  <w:rtl w:val="0"/>
                </w:rPr>
                <w:delText xml:space="preserve">, </w:delText>
              </w:r>
            </w:del>
            <w:ins w:author="Mohamad Hindi" w:id="16" w:date="2026-06-30T14:54:57Z">
              <w:del w:author="Mohamad Hindi" w:id="16" w:date="2026-06-30T14:54:57Z">
                <w:r w:rsidDel="00000000" w:rsidR="00000000" w:rsidRPr="00000000">
                  <w:rPr>
                    <w:rFonts w:ascii="Work Sans" w:cs="Work Sans" w:eastAsia="Work Sans" w:hAnsi="Work Sans"/>
                    <w:sz w:val="20"/>
                    <w:szCs w:val="20"/>
                    <w:rtl w:val="0"/>
                  </w:rPr>
                  <w:delText xml:space="preserve">A</w:delText>
                </w:r>
              </w:del>
            </w:ins>
            <w:del w:author="Mohamad Hindi" w:id="16" w:date="2026-06-30T14:54:57Z">
              <w:r w:rsidDel="00000000" w:rsidR="00000000" w:rsidRPr="00000000">
                <w:rPr>
                  <w:rFonts w:ascii="Work Sans" w:cs="Work Sans" w:eastAsia="Work Sans" w:hAnsi="Work Sans"/>
                  <w:sz w:val="20"/>
                  <w:szCs w:val="20"/>
                  <w:rtl w:val="0"/>
                </w:rPr>
                <w:delText xml:space="preserve">a</w:delText>
              </w:r>
            </w:del>
            <w:r w:rsidDel="00000000" w:rsidR="00000000" w:rsidRPr="00000000">
              <w:rPr>
                <w:rFonts w:ascii="Work Sans" w:cs="Work Sans" w:eastAsia="Work Sans" w:hAnsi="Work Sans"/>
                <w:sz w:val="20"/>
                <w:szCs w:val="20"/>
                <w:rtl w:val="0"/>
              </w:rPr>
              <w:t xml:space="preserve">ssign values to variables</w:t>
            </w:r>
            <w:ins w:author="Mohamad Hindi" w:id="17" w:date="2026-06-30T14:55:05Z">
              <w:r w:rsidDel="00000000" w:rsidR="00000000" w:rsidRPr="00000000">
                <w:rPr>
                  <w:rtl w:val="0"/>
                </w:rPr>
              </w:r>
            </w:ins>
          </w:p>
          <w:p w:rsidR="00000000" w:rsidDel="00000000" w:rsidP="00000000" w:rsidRDefault="00000000" w:rsidRPr="00000000" w14:paraId="0000003E">
            <w:pPr>
              <w:numPr>
                <w:ilvl w:val="0"/>
                <w:numId w:val="13"/>
              </w:numPr>
              <w:spacing w:line="312" w:lineRule="auto"/>
              <w:ind w:left="720" w:hanging="360"/>
              <w:rPr>
                <w:ins w:author="Mohamad Hindi" w:id="19" w:date="2026-06-30T14:55:17Z"/>
                <w:sz w:val="20"/>
                <w:szCs w:val="20"/>
                <w:u w:val="none"/>
              </w:rPr>
            </w:pPr>
            <w:del w:author="Mohamad Hindi" w:id="18" w:date="2026-06-30T14:55:04Z">
              <w:r w:rsidDel="00000000" w:rsidR="00000000" w:rsidRPr="00000000">
                <w:rPr>
                  <w:rFonts w:ascii="Work Sans" w:cs="Work Sans" w:eastAsia="Work Sans" w:hAnsi="Work Sans"/>
                  <w:sz w:val="20"/>
                  <w:szCs w:val="20"/>
                  <w:rtl w:val="0"/>
                </w:rPr>
                <w:delText xml:space="preserve">, </w:delText>
              </w:r>
            </w:del>
            <w:ins w:author="Mohamad Hindi" w:id="18" w:date="2026-06-30T14:55:04Z">
              <w:del w:author="Mohamad Hindi" w:id="18" w:date="2026-06-30T14:55:04Z">
                <w:r w:rsidDel="00000000" w:rsidR="00000000" w:rsidRPr="00000000">
                  <w:rPr>
                    <w:rFonts w:ascii="Work Sans" w:cs="Work Sans" w:eastAsia="Work Sans" w:hAnsi="Work Sans"/>
                    <w:sz w:val="20"/>
                    <w:szCs w:val="20"/>
                    <w:rtl w:val="0"/>
                  </w:rPr>
                  <w:delText xml:space="preserve">F</w:delText>
                </w:r>
              </w:del>
            </w:ins>
            <w:del w:author="Mohamad Hindi" w:id="18" w:date="2026-06-30T14:55:04Z">
              <w:r w:rsidDel="00000000" w:rsidR="00000000" w:rsidRPr="00000000">
                <w:rPr>
                  <w:rFonts w:ascii="Work Sans" w:cs="Work Sans" w:eastAsia="Work Sans" w:hAnsi="Work Sans"/>
                  <w:sz w:val="20"/>
                  <w:szCs w:val="20"/>
                  <w:rtl w:val="0"/>
                </w:rPr>
                <w:delText xml:space="preserve">f</w:delText>
              </w:r>
            </w:del>
            <w:r w:rsidDel="00000000" w:rsidR="00000000" w:rsidRPr="00000000">
              <w:rPr>
                <w:rFonts w:ascii="Work Sans" w:cs="Work Sans" w:eastAsia="Work Sans" w:hAnsi="Work Sans"/>
                <w:sz w:val="20"/>
                <w:szCs w:val="20"/>
                <w:rtl w:val="0"/>
              </w:rPr>
              <w:t xml:space="preserve">ormat outputs with </w:t>
            </w:r>
            <w:r w:rsidDel="00000000" w:rsidR="00000000" w:rsidRPr="00000000">
              <w:rPr>
                <w:rFonts w:ascii="Roboto Mono" w:cs="Roboto Mono" w:eastAsia="Roboto Mono" w:hAnsi="Roboto Mono"/>
                <w:color w:val="188038"/>
                <w:sz w:val="20"/>
                <w:szCs w:val="20"/>
                <w:rtl w:val="0"/>
              </w:rPr>
              <w:t xml:space="preserve">.format()</w:t>
            </w:r>
            <w:r w:rsidDel="00000000" w:rsidR="00000000" w:rsidRPr="00000000">
              <w:rPr>
                <w:rFonts w:ascii="Work Sans" w:cs="Work Sans" w:eastAsia="Work Sans" w:hAnsi="Work Sans"/>
                <w:sz w:val="20"/>
                <w:szCs w:val="20"/>
                <w:rtl w:val="0"/>
              </w:rPr>
              <w:t xml:space="preserve"> and f-strings</w:t>
            </w:r>
            <w:ins w:author="Mohamad Hindi" w:id="19" w:date="2026-06-30T14:55:17Z">
              <w:r w:rsidDel="00000000" w:rsidR="00000000" w:rsidRPr="00000000">
                <w:rPr>
                  <w:rtl w:val="0"/>
                </w:rPr>
              </w:r>
            </w:ins>
          </w:p>
          <w:p w:rsidR="00000000" w:rsidDel="00000000" w:rsidP="00000000" w:rsidRDefault="00000000" w:rsidRPr="00000000" w14:paraId="0000003F">
            <w:pPr>
              <w:numPr>
                <w:ilvl w:val="0"/>
                <w:numId w:val="13"/>
              </w:numPr>
              <w:spacing w:line="312" w:lineRule="auto"/>
              <w:ind w:left="720" w:hanging="360"/>
              <w:rPr>
                <w:sz w:val="20"/>
                <w:szCs w:val="20"/>
                <w:u w:val="none"/>
                <w:rPrChange w:author="Mohamad Hindi" w:id="21" w:date="2026-06-30T14:54:51Z">
                  <w:rPr>
                    <w:rFonts w:ascii="Work Sans" w:cs="Work Sans" w:eastAsia="Work Sans" w:hAnsi="Work Sans"/>
                    <w:sz w:val="20"/>
                    <w:szCs w:val="20"/>
                  </w:rPr>
                </w:rPrChange>
              </w:rPr>
              <w:pPrChange w:author="Mohamad Hindi" w:id="0" w:date="2026-06-30T14:54:51Z">
                <w:pPr>
                  <w:spacing w:line="312" w:lineRule="auto"/>
                </w:pPr>
              </w:pPrChange>
            </w:pPr>
            <w:del w:author="Mohamad Hindi" w:id="20" w:date="2026-06-30T14:55:14Z">
              <w:r w:rsidDel="00000000" w:rsidR="00000000" w:rsidRPr="00000000">
                <w:rPr>
                  <w:rFonts w:ascii="Work Sans" w:cs="Work Sans" w:eastAsia="Work Sans" w:hAnsi="Work Sans"/>
                  <w:sz w:val="20"/>
                  <w:szCs w:val="20"/>
                  <w:rtl w:val="0"/>
                </w:rPr>
                <w:delText xml:space="preserve">, and d</w:delText>
              </w:r>
            </w:del>
            <w:ins w:author="Mohamad Hindi" w:id="20" w:date="2026-06-30T14:55:14Z">
              <w:r w:rsidDel="00000000" w:rsidR="00000000" w:rsidRPr="00000000">
                <w:rPr>
                  <w:rFonts w:ascii="Work Sans" w:cs="Work Sans" w:eastAsia="Work Sans" w:hAnsi="Work Sans"/>
                  <w:sz w:val="20"/>
                  <w:szCs w:val="20"/>
                  <w:rtl w:val="0"/>
                </w:rPr>
                <w:t xml:space="preserve">D</w:t>
              </w:r>
            </w:ins>
            <w:r w:rsidDel="00000000" w:rsidR="00000000" w:rsidRPr="00000000">
              <w:rPr>
                <w:rFonts w:ascii="Work Sans" w:cs="Work Sans" w:eastAsia="Work Sans" w:hAnsi="Work Sans"/>
                <w:sz w:val="20"/>
                <w:szCs w:val="20"/>
                <w:rtl w:val="0"/>
              </w:rPr>
              <w:t xml:space="preserve">efine and call simple functions with positional, keyword and default arguments.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Use Python control flow and collections to work with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12" w:lineRule="auto"/>
              <w:rPr>
                <w:ins w:author="Mohamad Hindi" w:id="23" w:date="2026-06-30T14:56:18Z"/>
                <w:rFonts w:ascii="Work Sans" w:cs="Work Sans" w:eastAsia="Work Sans" w:hAnsi="Work Sans"/>
                <w:sz w:val="20"/>
                <w:szCs w:val="20"/>
              </w:rPr>
            </w:pPr>
            <w:del w:author="Mohamad Hindi" w:id="22" w:date="2026-06-30T14:56:16Z">
              <w:r w:rsidDel="00000000" w:rsidR="00000000" w:rsidRPr="00000000">
                <w:rPr>
                  <w:rFonts w:ascii="Work Sans" w:cs="Work Sans" w:eastAsia="Work Sans" w:hAnsi="Work Sans"/>
                  <w:sz w:val="20"/>
                  <w:szCs w:val="20"/>
                  <w:rtl w:val="0"/>
                </w:rPr>
                <w:delText xml:space="preserve">Learners can </w:delText>
              </w:r>
            </w:del>
            <w:ins w:author="Mohamad Hindi" w:id="23" w:date="2026-06-30T14:56:18Z">
              <w:r w:rsidDel="00000000" w:rsidR="00000000" w:rsidRPr="00000000">
                <w:rPr>
                  <w:rtl w:val="0"/>
                </w:rPr>
              </w:r>
            </w:ins>
          </w:p>
          <w:p w:rsidR="00000000" w:rsidDel="00000000" w:rsidP="00000000" w:rsidRDefault="00000000" w:rsidRPr="00000000" w14:paraId="00000042">
            <w:pPr>
              <w:numPr>
                <w:ilvl w:val="0"/>
                <w:numId w:val="3"/>
              </w:numPr>
              <w:spacing w:line="312" w:lineRule="auto"/>
              <w:ind w:left="720" w:hanging="360"/>
              <w:rPr>
                <w:ins w:author="Mohamad Hindi" w:id="26" w:date="2026-06-30T14:56:51Z"/>
                <w:sz w:val="20"/>
                <w:szCs w:val="20"/>
                <w:u w:val="none"/>
              </w:rPr>
            </w:pPr>
            <w:ins w:author="Mohamad Hindi" w:id="23" w:date="2026-06-30T14:56:18Z">
              <w:r w:rsidDel="00000000" w:rsidR="00000000" w:rsidRPr="00000000">
                <w:rPr>
                  <w:rFonts w:ascii="Work Sans" w:cs="Work Sans" w:eastAsia="Work Sans" w:hAnsi="Work Sans"/>
                  <w:sz w:val="20"/>
                  <w:szCs w:val="20"/>
                  <w:rtl w:val="0"/>
                </w:rPr>
                <w:t xml:space="preserve">U</w:t>
              </w:r>
            </w:ins>
            <w:del w:author="Mohamad Hindi" w:id="23" w:date="2026-06-30T14:56:18Z">
              <w:r w:rsidDel="00000000" w:rsidR="00000000" w:rsidRPr="00000000">
                <w:rPr>
                  <w:rFonts w:ascii="Work Sans" w:cs="Work Sans" w:eastAsia="Work Sans" w:hAnsi="Work Sans"/>
                  <w:sz w:val="20"/>
                  <w:szCs w:val="20"/>
                  <w:rtl w:val="0"/>
                </w:rPr>
                <w:delText xml:space="preserve">u</w:delText>
              </w:r>
            </w:del>
            <w:r w:rsidDel="00000000" w:rsidR="00000000" w:rsidRPr="00000000">
              <w:rPr>
                <w:rFonts w:ascii="Work Sans" w:cs="Work Sans" w:eastAsia="Work Sans" w:hAnsi="Work Sans"/>
                <w:sz w:val="20"/>
                <w:szCs w:val="20"/>
                <w:rtl w:val="0"/>
              </w:rPr>
              <w:t xml:space="preserve">se conditionals</w:t>
            </w:r>
            <w:ins w:author="Mohamad Hindi" w:id="24" w:date="2026-06-30T14:56:43Z">
              <w:r w:rsidDel="00000000" w:rsidR="00000000" w:rsidRPr="00000000">
                <w:rPr>
                  <w:rFonts w:ascii="Work Sans" w:cs="Work Sans" w:eastAsia="Work Sans" w:hAnsi="Work Sans"/>
                  <w:sz w:val="20"/>
                  <w:szCs w:val="20"/>
                  <w:rtl w:val="0"/>
                </w:rPr>
                <w:t xml:space="preserve"> and</w:t>
              </w:r>
            </w:ins>
            <w:del w:author="Mohamad Hindi" w:id="24" w:date="2026-06-30T14:56:43Z">
              <w:r w:rsidDel="00000000" w:rsidR="00000000" w:rsidRPr="00000000">
                <w:rPr>
                  <w:rFonts w:ascii="Work Sans" w:cs="Work Sans" w:eastAsia="Work Sans" w:hAnsi="Work Sans"/>
                  <w:sz w:val="20"/>
                  <w:szCs w:val="20"/>
                  <w:rtl w:val="0"/>
                </w:rPr>
                <w:delText xml:space="preserve">, </w:delText>
              </w:r>
            </w:del>
            <w:r w:rsidDel="00000000" w:rsidR="00000000" w:rsidRPr="00000000">
              <w:rPr>
                <w:rFonts w:ascii="Work Sans" w:cs="Work Sans" w:eastAsia="Work Sans" w:hAnsi="Work Sans"/>
                <w:sz w:val="20"/>
                <w:szCs w:val="20"/>
                <w:rtl w:val="0"/>
              </w:rPr>
              <w:t xml:space="preserve">truthiness checks</w:t>
            </w:r>
            <w:del w:author="Mohamad Hindi" w:id="25" w:date="2026-06-30T14:56:47Z">
              <w:r w:rsidDel="00000000" w:rsidR="00000000" w:rsidRPr="00000000">
                <w:rPr>
                  <w:rFonts w:ascii="Work Sans" w:cs="Work Sans" w:eastAsia="Work Sans" w:hAnsi="Work Sans"/>
                  <w:sz w:val="20"/>
                  <w:szCs w:val="20"/>
                  <w:rtl w:val="0"/>
                </w:rPr>
                <w:delText xml:space="preserve">,</w:delText>
              </w:r>
            </w:del>
            <w:r w:rsidDel="00000000" w:rsidR="00000000" w:rsidRPr="00000000">
              <w:rPr>
                <w:rFonts w:ascii="Work Sans" w:cs="Work Sans" w:eastAsia="Work Sans" w:hAnsi="Work Sans"/>
                <w:sz w:val="20"/>
                <w:szCs w:val="20"/>
                <w:rtl w:val="0"/>
              </w:rPr>
              <w:t xml:space="preserve"> </w:t>
            </w:r>
            <w:ins w:author="Mohamad Hindi" w:id="26" w:date="2026-06-30T14:56:51Z">
              <w:r w:rsidDel="00000000" w:rsidR="00000000" w:rsidRPr="00000000">
                <w:rPr>
                  <w:rtl w:val="0"/>
                </w:rPr>
              </w:r>
            </w:ins>
          </w:p>
          <w:p w:rsidR="00000000" w:rsidDel="00000000" w:rsidP="00000000" w:rsidRDefault="00000000" w:rsidRPr="00000000" w14:paraId="00000043">
            <w:pPr>
              <w:numPr>
                <w:ilvl w:val="0"/>
                <w:numId w:val="3"/>
              </w:numPr>
              <w:spacing w:line="312" w:lineRule="auto"/>
              <w:ind w:left="720" w:hanging="360"/>
              <w:rPr>
                <w:ins w:author="Mohamad Hindi" w:id="29" w:date="2026-06-30T14:57:37Z"/>
                <w:sz w:val="20"/>
                <w:szCs w:val="20"/>
                <w:u w:val="none"/>
              </w:rPr>
            </w:pPr>
            <w:ins w:author="Mohamad Hindi" w:id="26" w:date="2026-06-30T14:56:51Z">
              <w:r w:rsidDel="00000000" w:rsidR="00000000" w:rsidRPr="00000000">
                <w:rPr>
                  <w:rFonts w:ascii="Roboto Mono" w:cs="Roboto Mono" w:eastAsia="Roboto Mono" w:hAnsi="Roboto Mono"/>
                  <w:color w:val="188038"/>
                  <w:sz w:val="20"/>
                  <w:szCs w:val="20"/>
                  <w:rtl w:val="0"/>
                  <w:rPrChange w:author="Mohamad Hindi" w:id="27" w:date="2026-06-30T14:56:51Z">
                    <w:rPr>
                      <w:rFonts w:ascii="Work Sans" w:cs="Work Sans" w:eastAsia="Work Sans" w:hAnsi="Work Sans"/>
                      <w:sz w:val="20"/>
                      <w:szCs w:val="20"/>
                    </w:rPr>
                  </w:rPrChange>
                </w:rPr>
                <w:t xml:space="preserve">- Write </w:t>
              </w:r>
            </w:ins>
            <w:r w:rsidDel="00000000" w:rsidR="00000000" w:rsidRPr="00000000">
              <w:rPr>
                <w:rFonts w:ascii="Roboto Mono" w:cs="Roboto Mono" w:eastAsia="Roboto Mono" w:hAnsi="Roboto Mono"/>
                <w:color w:val="188038"/>
                <w:sz w:val="20"/>
                <w:szCs w:val="20"/>
                <w:rtl w:val="0"/>
              </w:rPr>
              <w:t xml:space="preserve">while</w:t>
            </w:r>
            <w:r w:rsidDel="00000000" w:rsidR="00000000" w:rsidRPr="00000000">
              <w:rPr>
                <w:rFonts w:ascii="Work Sans" w:cs="Work Sans" w:eastAsia="Work Sans" w:hAnsi="Work Sans"/>
                <w:sz w:val="20"/>
                <w:szCs w:val="20"/>
                <w:rtl w:val="0"/>
              </w:rPr>
              <w:t xml:space="preserve"> loops and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Work Sans" w:cs="Work Sans" w:eastAsia="Work Sans" w:hAnsi="Work Sans"/>
                <w:sz w:val="20"/>
                <w:szCs w:val="20"/>
                <w:rtl w:val="0"/>
              </w:rPr>
              <w:t xml:space="preserve"> loops.</w:t>
            </w:r>
            <w:del w:author="Mohamad Hindi" w:id="28" w:date="2026-06-30T14:57:35Z">
              <w:r w:rsidDel="00000000" w:rsidR="00000000" w:rsidRPr="00000000">
                <w:rPr>
                  <w:rFonts w:ascii="Work Sans" w:cs="Work Sans" w:eastAsia="Work Sans" w:hAnsi="Work Sans"/>
                  <w:sz w:val="20"/>
                  <w:szCs w:val="20"/>
                  <w:rtl w:val="0"/>
                </w:rPr>
                <w:delText xml:space="preserve"> Learners can </w:delText>
              </w:r>
            </w:del>
            <w:ins w:author="Mohamad Hindi" w:id="29" w:date="2026-06-30T14:57:37Z">
              <w:r w:rsidDel="00000000" w:rsidR="00000000" w:rsidRPr="00000000">
                <w:rPr>
                  <w:rtl w:val="0"/>
                </w:rPr>
              </w:r>
            </w:ins>
          </w:p>
          <w:p w:rsidR="00000000" w:rsidDel="00000000" w:rsidP="00000000" w:rsidRDefault="00000000" w:rsidRPr="00000000" w14:paraId="00000044">
            <w:pPr>
              <w:numPr>
                <w:ilvl w:val="0"/>
                <w:numId w:val="3"/>
              </w:numPr>
              <w:spacing w:line="312" w:lineRule="auto"/>
              <w:ind w:left="720" w:hanging="360"/>
              <w:rPr>
                <w:sz w:val="20"/>
                <w:szCs w:val="20"/>
                <w:u w:val="none"/>
                <w:rPrChange w:author="Mohamad Hindi" w:id="30" w:date="2026-06-30T14:56:18Z">
                  <w:rPr>
                    <w:rFonts w:ascii="Work Sans" w:cs="Work Sans" w:eastAsia="Work Sans" w:hAnsi="Work Sans"/>
                    <w:sz w:val="20"/>
                    <w:szCs w:val="20"/>
                  </w:rPr>
                </w:rPrChange>
              </w:rPr>
              <w:pPrChange w:author="Mohamad Hindi" w:id="0" w:date="2026-06-30T14:56:18Z">
                <w:pPr>
                  <w:spacing w:line="312" w:lineRule="auto"/>
                </w:pPr>
              </w:pPrChange>
            </w:pPr>
            <w:ins w:author="Mohamad Hindi" w:id="29" w:date="2026-06-30T14:57:37Z">
              <w:r w:rsidDel="00000000" w:rsidR="00000000" w:rsidRPr="00000000">
                <w:rPr>
                  <w:rFonts w:ascii="Work Sans" w:cs="Work Sans" w:eastAsia="Work Sans" w:hAnsi="Work Sans"/>
                  <w:sz w:val="20"/>
                  <w:szCs w:val="20"/>
                  <w:rtl w:val="0"/>
                </w:rPr>
                <w:t xml:space="preserve">- C</w:t>
              </w:r>
            </w:ins>
            <w:del w:author="Mohamad Hindi" w:id="29" w:date="2026-06-30T14:57:37Z">
              <w:r w:rsidDel="00000000" w:rsidR="00000000" w:rsidRPr="00000000">
                <w:rPr>
                  <w:rFonts w:ascii="Work Sans" w:cs="Work Sans" w:eastAsia="Work Sans" w:hAnsi="Work Sans"/>
                  <w:sz w:val="20"/>
                  <w:szCs w:val="20"/>
                  <w:rtl w:val="0"/>
                </w:rPr>
                <w:delText xml:space="preserve">c</w:delText>
              </w:r>
            </w:del>
            <w:r w:rsidDel="00000000" w:rsidR="00000000" w:rsidRPr="00000000">
              <w:rPr>
                <w:rFonts w:ascii="Work Sans" w:cs="Work Sans" w:eastAsia="Work Sans" w:hAnsi="Work Sans"/>
                <w:sz w:val="20"/>
                <w:szCs w:val="20"/>
                <w:rtl w:val="0"/>
              </w:rPr>
              <w:t xml:space="preserve">reate and work with lists, tuples, dictionaries and sets, including indexing, slicing, membership checks, updating values, sorting and unpacking.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Recognise common Python patterns for cleaner and more flexible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312" w:lineRule="auto"/>
              <w:rPr>
                <w:ins w:author="Mohamad Hindi" w:id="31" w:date="2026-06-30T15:02:40Z"/>
                <w:rFonts w:ascii="Work Sans" w:cs="Work Sans" w:eastAsia="Work Sans" w:hAnsi="Work Sans"/>
                <w:sz w:val="20"/>
                <w:szCs w:val="20"/>
              </w:rPr>
            </w:pPr>
            <w:del w:author="Mohamad Hindi" w:id="31" w:date="2026-06-30T15:02:40Z">
              <w:r w:rsidDel="00000000" w:rsidR="00000000" w:rsidRPr="00000000">
                <w:rPr>
                  <w:rFonts w:ascii="Work Sans" w:cs="Work Sans" w:eastAsia="Work Sans" w:hAnsi="Work Sans"/>
                  <w:sz w:val="20"/>
                  <w:szCs w:val="20"/>
                  <w:rtl w:val="0"/>
                </w:rPr>
                <w:delText xml:space="preserve">Learners can read and use basic comprehensions, simple error handling, assertions, functions as values, counting patterns, </w:delText>
              </w:r>
              <w:r w:rsidDel="00000000" w:rsidR="00000000" w:rsidRPr="00000000">
                <w:rPr>
                  <w:rFonts w:ascii="Roboto Mono" w:cs="Roboto Mono" w:eastAsia="Roboto Mono" w:hAnsi="Roboto Mono"/>
                  <w:color w:val="188038"/>
                  <w:sz w:val="20"/>
                  <w:szCs w:val="20"/>
                  <w:rtl w:val="0"/>
                </w:rPr>
                <w:delText xml:space="preserve">defaultdict</w:delText>
              </w:r>
              <w:r w:rsidDel="00000000" w:rsidR="00000000" w:rsidRPr="00000000">
                <w:rPr>
                  <w:rFonts w:ascii="Work Sans" w:cs="Work Sans" w:eastAsia="Work Sans" w:hAnsi="Work Sans"/>
                  <w:sz w:val="20"/>
                  <w:szCs w:val="20"/>
                  <w:rtl w:val="0"/>
                </w:rPr>
                <w:delText xml:space="preserve">, </w:delText>
              </w:r>
              <w:r w:rsidDel="00000000" w:rsidR="00000000" w:rsidRPr="00000000">
                <w:rPr>
                  <w:rFonts w:ascii="Roboto Mono" w:cs="Roboto Mono" w:eastAsia="Roboto Mono" w:hAnsi="Roboto Mono"/>
                  <w:color w:val="188038"/>
                  <w:sz w:val="20"/>
                  <w:szCs w:val="20"/>
                  <w:rtl w:val="0"/>
                </w:rPr>
                <w:delText xml:space="preserve">Counter</w:delText>
              </w:r>
              <w:r w:rsidDel="00000000" w:rsidR="00000000" w:rsidRPr="00000000">
                <w:rPr>
                  <w:rFonts w:ascii="Work Sans" w:cs="Work Sans" w:eastAsia="Work Sans" w:hAnsi="Work Sans"/>
                  <w:sz w:val="20"/>
                  <w:szCs w:val="20"/>
                  <w:rtl w:val="0"/>
                </w:rPr>
                <w:delText xml:space="preserve">, </w:delText>
              </w:r>
              <w:r w:rsidDel="00000000" w:rsidR="00000000" w:rsidRPr="00000000">
                <w:rPr>
                  <w:rFonts w:ascii="Roboto Mono" w:cs="Roboto Mono" w:eastAsia="Roboto Mono" w:hAnsi="Roboto Mono"/>
                  <w:color w:val="188038"/>
                  <w:sz w:val="20"/>
                  <w:szCs w:val="20"/>
                  <w:rtl w:val="0"/>
                </w:rPr>
                <w:delText xml:space="preserve">enumerate</w:delText>
              </w:r>
              <w:r w:rsidDel="00000000" w:rsidR="00000000" w:rsidRPr="00000000">
                <w:rPr>
                  <w:rFonts w:ascii="Work Sans" w:cs="Work Sans" w:eastAsia="Work Sans" w:hAnsi="Work Sans"/>
                  <w:sz w:val="20"/>
                  <w:szCs w:val="20"/>
                  <w:rtl w:val="0"/>
                </w:rPr>
                <w:delText xml:space="preserve">, </w:delText>
              </w:r>
              <w:r w:rsidDel="00000000" w:rsidR="00000000" w:rsidRPr="00000000">
                <w:rPr>
                  <w:rFonts w:ascii="Roboto Mono" w:cs="Roboto Mono" w:eastAsia="Roboto Mono" w:hAnsi="Roboto Mono"/>
                  <w:color w:val="188038"/>
                  <w:sz w:val="20"/>
                  <w:szCs w:val="20"/>
                  <w:rtl w:val="0"/>
                </w:rPr>
                <w:delText xml:space="preserve">zip</w:delText>
              </w:r>
              <w:r w:rsidDel="00000000" w:rsidR="00000000" w:rsidRPr="00000000">
                <w:rPr>
                  <w:rFonts w:ascii="Work Sans" w:cs="Work Sans" w:eastAsia="Work Sans" w:hAnsi="Work Sans"/>
                  <w:sz w:val="20"/>
                  <w:szCs w:val="20"/>
                  <w:rtl w:val="0"/>
                </w:rPr>
                <w:delText xml:space="preserve">, argument unpacking, </w:delText>
              </w:r>
              <w:r w:rsidDel="00000000" w:rsidR="00000000" w:rsidRPr="00000000">
                <w:rPr>
                  <w:rFonts w:ascii="Roboto Mono" w:cs="Roboto Mono" w:eastAsia="Roboto Mono" w:hAnsi="Roboto Mono"/>
                  <w:color w:val="188038"/>
                  <w:sz w:val="20"/>
                  <w:szCs w:val="20"/>
                  <w:rtl w:val="0"/>
                </w:rPr>
                <w:delText xml:space="preserve">*args</w:delText>
              </w:r>
              <w:r w:rsidDel="00000000" w:rsidR="00000000" w:rsidRPr="00000000">
                <w:rPr>
                  <w:rFonts w:ascii="Work Sans" w:cs="Work Sans" w:eastAsia="Work Sans" w:hAnsi="Work Sans"/>
                  <w:sz w:val="20"/>
                  <w:szCs w:val="20"/>
                  <w:rtl w:val="0"/>
                </w:rPr>
                <w:delText xml:space="preserve"> and </w:delText>
              </w:r>
              <w:r w:rsidDel="00000000" w:rsidR="00000000" w:rsidRPr="00000000">
                <w:rPr>
                  <w:rFonts w:ascii="Roboto Mono" w:cs="Roboto Mono" w:eastAsia="Roboto Mono" w:hAnsi="Roboto Mono"/>
                  <w:color w:val="188038"/>
                  <w:sz w:val="20"/>
                  <w:szCs w:val="20"/>
                  <w:rtl w:val="0"/>
                </w:rPr>
                <w:delText xml:space="preserve">**kwargs</w:delText>
              </w:r>
              <w:r w:rsidDel="00000000" w:rsidR="00000000" w:rsidRPr="00000000">
                <w:rPr>
                  <w:rFonts w:ascii="Work Sans" w:cs="Work Sans" w:eastAsia="Work Sans" w:hAnsi="Work Sans"/>
                  <w:sz w:val="20"/>
                  <w:szCs w:val="20"/>
                  <w:rtl w:val="0"/>
                </w:rPr>
                <w:delText xml:space="preserve">. </w:delText>
              </w:r>
            </w:del>
            <w:ins w:author="Mohamad Hindi" w:id="31" w:date="2026-06-30T15:02:40Z">
              <w:r w:rsidDel="00000000" w:rsidR="00000000" w:rsidRPr="00000000">
                <w:rPr>
                  <w:rtl w:val="0"/>
                </w:rPr>
              </w:r>
            </w:ins>
          </w:p>
          <w:p w:rsidR="00000000" w:rsidDel="00000000" w:rsidP="00000000" w:rsidRDefault="00000000" w:rsidRPr="00000000" w14:paraId="00000047">
            <w:pPr>
              <w:widowControl w:val="0"/>
              <w:numPr>
                <w:ilvl w:val="0"/>
                <w:numId w:val="9"/>
              </w:numPr>
              <w:spacing w:line="312" w:lineRule="auto"/>
              <w:ind w:left="720" w:hanging="360"/>
              <w:rPr>
                <w:ins w:author="Mohamad Hindi" w:id="31" w:date="2026-06-30T15:02:40Z"/>
                <w:rFonts w:ascii="Work Sans" w:cs="Work Sans" w:eastAsia="Work Sans" w:hAnsi="Work Sans"/>
                <w:sz w:val="20"/>
                <w:szCs w:val="20"/>
                <w:u w:val="none"/>
              </w:rPr>
            </w:pPr>
            <w:ins w:author="Mohamad Hindi" w:id="31" w:date="2026-06-30T15:02:40Z">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Read and write basic comprehensions</w:t>
              </w:r>
            </w:ins>
          </w:p>
          <w:p w:rsidR="00000000" w:rsidDel="00000000" w:rsidP="00000000" w:rsidRDefault="00000000" w:rsidRPr="00000000" w14:paraId="00000048">
            <w:pPr>
              <w:widowControl w:val="0"/>
              <w:numPr>
                <w:ilvl w:val="0"/>
                <w:numId w:val="9"/>
              </w:numPr>
              <w:spacing w:line="312" w:lineRule="auto"/>
              <w:ind w:left="720" w:hanging="360"/>
              <w:rPr>
                <w:ins w:author="Mohamad Hindi" w:id="31" w:date="2026-06-30T15:02:40Z"/>
                <w:rFonts w:ascii="Work Sans" w:cs="Work Sans" w:eastAsia="Work Sans" w:hAnsi="Work Sans"/>
                <w:sz w:val="20"/>
                <w:szCs w:val="20"/>
                <w:u w:val="none"/>
              </w:rPr>
            </w:pPr>
            <w:ins w:author="Mohamad Hindi" w:id="31" w:date="2026-06-30T15:02:40Z">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Use simple error handling and assertions</w:t>
              </w:r>
            </w:ins>
          </w:p>
          <w:p w:rsidR="00000000" w:rsidDel="00000000" w:rsidP="00000000" w:rsidRDefault="00000000" w:rsidRPr="00000000" w14:paraId="00000049">
            <w:pPr>
              <w:widowControl w:val="0"/>
              <w:numPr>
                <w:ilvl w:val="0"/>
                <w:numId w:val="9"/>
              </w:numPr>
              <w:spacing w:line="312" w:lineRule="auto"/>
              <w:ind w:left="720" w:hanging="360"/>
              <w:rPr>
                <w:ins w:author="Mohamad Hindi" w:id="31" w:date="2026-06-30T15:02:40Z"/>
                <w:rFonts w:ascii="Work Sans" w:cs="Work Sans" w:eastAsia="Work Sans" w:hAnsi="Work Sans"/>
                <w:sz w:val="20"/>
                <w:szCs w:val="20"/>
                <w:u w:val="none"/>
              </w:rPr>
            </w:pPr>
            <w:ins w:author="Mohamad Hindi" w:id="31" w:date="2026-06-30T15:02:40Z">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Work with functions as values</w:t>
              </w:r>
            </w:ins>
          </w:p>
          <w:p w:rsidR="00000000" w:rsidDel="00000000" w:rsidP="00000000" w:rsidRDefault="00000000" w:rsidRPr="00000000" w14:paraId="0000004A">
            <w:pPr>
              <w:widowControl w:val="0"/>
              <w:numPr>
                <w:ilvl w:val="0"/>
                <w:numId w:val="9"/>
              </w:numPr>
              <w:spacing w:line="312" w:lineRule="auto"/>
              <w:ind w:left="720" w:hanging="360"/>
              <w:rPr>
                <w:ins w:author="Mohamad Hindi" w:id="31" w:date="2026-06-30T15:02:40Z"/>
                <w:rFonts w:ascii="Work Sans" w:cs="Work Sans" w:eastAsia="Work Sans" w:hAnsi="Work Sans"/>
                <w:sz w:val="20"/>
                <w:szCs w:val="20"/>
                <w:u w:val="none"/>
              </w:rPr>
            </w:pPr>
            <w:ins w:author="Mohamad Hindi" w:id="31" w:date="2026-06-30T15:02:40Z">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Use counting and iteration patterns such as </w:t>
              </w:r>
              <w:r w:rsidDel="00000000" w:rsidR="00000000" w:rsidRPr="00000000">
                <w:rPr>
                  <w:rFonts w:ascii="Roboto Mono" w:cs="Roboto Mono" w:eastAsia="Roboto Mono" w:hAnsi="Roboto Mono"/>
                  <w:color w:val="188038"/>
                  <w:sz w:val="20"/>
                  <w:szCs w:val="20"/>
                  <w:rtl w:val="0"/>
                  <w:rPrChange w:author="Mohamad Hindi" w:id="32" w:date="2026-06-30T15:02:40Z">
                    <w:rPr>
                      <w:rFonts w:ascii="Work Sans" w:cs="Work Sans" w:eastAsia="Work Sans" w:hAnsi="Work Sans"/>
                      <w:sz w:val="20"/>
                      <w:szCs w:val="20"/>
                    </w:rPr>
                  </w:rPrChange>
                </w:rPr>
                <w:t xml:space="preserve">defaultdict</w:t>
              </w:r>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 </w:t>
              </w:r>
              <w:r w:rsidDel="00000000" w:rsidR="00000000" w:rsidRPr="00000000">
                <w:rPr>
                  <w:rFonts w:ascii="Roboto Mono" w:cs="Roboto Mono" w:eastAsia="Roboto Mono" w:hAnsi="Roboto Mono"/>
                  <w:color w:val="188038"/>
                  <w:sz w:val="20"/>
                  <w:szCs w:val="20"/>
                  <w:rtl w:val="0"/>
                  <w:rPrChange w:author="Mohamad Hindi" w:id="32" w:date="2026-06-30T15:02:40Z">
                    <w:rPr>
                      <w:rFonts w:ascii="Work Sans" w:cs="Work Sans" w:eastAsia="Work Sans" w:hAnsi="Work Sans"/>
                      <w:sz w:val="20"/>
                      <w:szCs w:val="20"/>
                    </w:rPr>
                  </w:rPrChange>
                </w:rPr>
                <w:t xml:space="preserve">Counter</w:t>
              </w:r>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 </w:t>
              </w:r>
              <w:r w:rsidDel="00000000" w:rsidR="00000000" w:rsidRPr="00000000">
                <w:rPr>
                  <w:rFonts w:ascii="Roboto Mono" w:cs="Roboto Mono" w:eastAsia="Roboto Mono" w:hAnsi="Roboto Mono"/>
                  <w:color w:val="188038"/>
                  <w:sz w:val="20"/>
                  <w:szCs w:val="20"/>
                  <w:rtl w:val="0"/>
                  <w:rPrChange w:author="Mohamad Hindi" w:id="32" w:date="2026-06-30T15:02:40Z">
                    <w:rPr>
                      <w:rFonts w:ascii="Work Sans" w:cs="Work Sans" w:eastAsia="Work Sans" w:hAnsi="Work Sans"/>
                      <w:sz w:val="20"/>
                      <w:szCs w:val="20"/>
                    </w:rPr>
                  </w:rPrChange>
                </w:rPr>
                <w:t xml:space="preserve">enumerate</w:t>
              </w:r>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 and </w:t>
              </w:r>
              <w:r w:rsidDel="00000000" w:rsidR="00000000" w:rsidRPr="00000000">
                <w:rPr>
                  <w:rFonts w:ascii="Roboto Mono" w:cs="Roboto Mono" w:eastAsia="Roboto Mono" w:hAnsi="Roboto Mono"/>
                  <w:color w:val="188038"/>
                  <w:sz w:val="20"/>
                  <w:szCs w:val="20"/>
                  <w:rtl w:val="0"/>
                  <w:rPrChange w:author="Mohamad Hindi" w:id="32" w:date="2026-06-30T15:02:40Z">
                    <w:rPr>
                      <w:rFonts w:ascii="Work Sans" w:cs="Work Sans" w:eastAsia="Work Sans" w:hAnsi="Work Sans"/>
                      <w:sz w:val="20"/>
                      <w:szCs w:val="20"/>
                    </w:rPr>
                  </w:rPrChange>
                </w:rPr>
                <w:t xml:space="preserve">zip</w:t>
              </w:r>
              <w:r w:rsidDel="00000000" w:rsidR="00000000" w:rsidRPr="00000000">
                <w:rPr>
                  <w:rtl w:val="0"/>
                </w:rPr>
              </w:r>
            </w:ins>
          </w:p>
          <w:p w:rsidR="00000000" w:rsidDel="00000000" w:rsidP="00000000" w:rsidRDefault="00000000" w:rsidRPr="00000000" w14:paraId="0000004B">
            <w:pPr>
              <w:widowControl w:val="0"/>
              <w:numPr>
                <w:ilvl w:val="0"/>
                <w:numId w:val="9"/>
              </w:numPr>
              <w:spacing w:line="312" w:lineRule="auto"/>
              <w:ind w:left="720" w:hanging="360"/>
              <w:rPr>
                <w:ins w:author="Mohamad Hindi" w:id="31" w:date="2026-06-30T15:02:40Z"/>
                <w:rFonts w:ascii="Work Sans" w:cs="Work Sans" w:eastAsia="Work Sans" w:hAnsi="Work Sans"/>
                <w:sz w:val="20"/>
                <w:szCs w:val="20"/>
                <w:u w:val="none"/>
              </w:rPr>
            </w:pPr>
            <w:ins w:author="Mohamad Hindi" w:id="31" w:date="2026-06-30T15:02:40Z">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Use argument unpacking with </w:t>
              </w:r>
              <w:r w:rsidDel="00000000" w:rsidR="00000000" w:rsidRPr="00000000">
                <w:rPr>
                  <w:rFonts w:ascii="Roboto Mono" w:cs="Roboto Mono" w:eastAsia="Roboto Mono" w:hAnsi="Roboto Mono"/>
                  <w:color w:val="188038"/>
                  <w:sz w:val="20"/>
                  <w:szCs w:val="20"/>
                  <w:rtl w:val="0"/>
                  <w:rPrChange w:author="Mohamad Hindi" w:id="32" w:date="2026-06-30T15:02:40Z">
                    <w:rPr>
                      <w:rFonts w:ascii="Work Sans" w:cs="Work Sans" w:eastAsia="Work Sans" w:hAnsi="Work Sans"/>
                      <w:sz w:val="20"/>
                      <w:szCs w:val="20"/>
                    </w:rPr>
                  </w:rPrChange>
                </w:rPr>
                <w:t xml:space="preserve">*args</w:t>
              </w:r>
              <w:r w:rsidDel="00000000" w:rsidR="00000000" w:rsidRPr="00000000">
                <w:rPr>
                  <w:rFonts w:ascii="Work Sans" w:cs="Work Sans" w:eastAsia="Work Sans" w:hAnsi="Work Sans"/>
                  <w:sz w:val="20"/>
                  <w:szCs w:val="20"/>
                  <w:rtl w:val="0"/>
                  <w:rPrChange w:author="Mohamad Hindi" w:id="32" w:date="2026-06-30T15:02:40Z">
                    <w:rPr>
                      <w:rFonts w:ascii="Work Sans" w:cs="Work Sans" w:eastAsia="Work Sans" w:hAnsi="Work Sans"/>
                      <w:sz w:val="20"/>
                      <w:szCs w:val="20"/>
                    </w:rPr>
                  </w:rPrChange>
                </w:rPr>
                <w:t xml:space="preserve"> and </w:t>
              </w:r>
              <w:r w:rsidDel="00000000" w:rsidR="00000000" w:rsidRPr="00000000">
                <w:rPr>
                  <w:rFonts w:ascii="Roboto Mono" w:cs="Roboto Mono" w:eastAsia="Roboto Mono" w:hAnsi="Roboto Mono"/>
                  <w:color w:val="188038"/>
                  <w:sz w:val="20"/>
                  <w:szCs w:val="20"/>
                  <w:rtl w:val="0"/>
                  <w:rPrChange w:author="Mohamad Hindi" w:id="32" w:date="2026-06-30T15:02:40Z">
                    <w:rPr>
                      <w:rFonts w:ascii="Work Sans" w:cs="Work Sans" w:eastAsia="Work Sans" w:hAnsi="Work Sans"/>
                      <w:sz w:val="20"/>
                      <w:szCs w:val="20"/>
                    </w:rPr>
                  </w:rPrChange>
                </w:rPr>
                <w:t xml:space="preserve">**kwargs</w:t>
              </w:r>
              <w:r w:rsidDel="00000000" w:rsidR="00000000" w:rsidRPr="00000000">
                <w:rPr>
                  <w:rtl w:val="0"/>
                </w:rPr>
              </w:r>
            </w:ins>
          </w:p>
          <w:p w:rsidR="00000000" w:rsidDel="00000000" w:rsidP="00000000" w:rsidRDefault="00000000" w:rsidRPr="00000000" w14:paraId="0000004C">
            <w:pPr>
              <w:widowControl w:val="0"/>
              <w:spacing w:line="312" w:lineRule="auto"/>
              <w:rPr>
                <w:ins w:author="Mohamad Hindi" w:id="33" w:date="2026-06-30T15:08:15Z"/>
                <w:rFonts w:ascii="Work Sans" w:cs="Work Sans" w:eastAsia="Work Sans" w:hAnsi="Work Sans"/>
                <w:sz w:val="20"/>
                <w:szCs w:val="20"/>
              </w:rPr>
            </w:pPr>
            <w:del w:author="Mohamad Hindi" w:id="31" w:date="2026-06-30T15:02:40Z">
              <w:r w:rsidDel="00000000" w:rsidR="00000000" w:rsidRPr="00000000">
                <w:rPr>
                  <w:rFonts w:ascii="Work Sans" w:cs="Work Sans" w:eastAsia="Work Sans" w:hAnsi="Work Sans"/>
                  <w:sz w:val="20"/>
                  <w:szCs w:val="20"/>
                  <w:rtl w:val="0"/>
                </w:rPr>
                <w:delText xml:space="preserve">Learners can i</w:delText>
              </w:r>
            </w:del>
            <w:ins w:author="Mohamad Hindi" w:id="33" w:date="2026-06-30T15:08:15Z">
              <w:r w:rsidDel="00000000" w:rsidR="00000000" w:rsidRPr="00000000">
                <w:rPr>
                  <w:rtl w:val="0"/>
                </w:rPr>
              </w:r>
            </w:ins>
          </w:p>
          <w:p w:rsidR="00000000" w:rsidDel="00000000" w:rsidP="00000000" w:rsidRDefault="00000000" w:rsidRPr="00000000" w14:paraId="0000004D">
            <w:pPr>
              <w:widowControl w:val="0"/>
              <w:numPr>
                <w:ilvl w:val="0"/>
                <w:numId w:val="1"/>
              </w:numPr>
              <w:spacing w:line="312" w:lineRule="auto"/>
              <w:ind w:left="720" w:hanging="360"/>
              <w:rPr>
                <w:rFonts w:ascii="Work Sans" w:cs="Work Sans" w:eastAsia="Work Sans" w:hAnsi="Work Sans"/>
                <w:sz w:val="20"/>
                <w:szCs w:val="20"/>
                <w:u w:val="none"/>
                <w:rPrChange w:author="Mohamad Hindi" w:id="35" w:date="2026-06-30T15:08:15Z">
                  <w:rPr>
                    <w:rFonts w:ascii="Work Sans" w:cs="Work Sans" w:eastAsia="Work Sans" w:hAnsi="Work Sans"/>
                    <w:sz w:val="20"/>
                    <w:szCs w:val="20"/>
                  </w:rPr>
                </w:rPrChange>
              </w:rPr>
              <w:pPrChange w:author="Mohamad Hindi" w:id="0" w:date="2026-06-30T15:08:15Z">
                <w:pPr>
                  <w:widowControl w:val="0"/>
                  <w:spacing w:line="312" w:lineRule="auto"/>
                </w:pPr>
              </w:pPrChange>
            </w:pPr>
            <w:ins w:author="Mohamad Hindi" w:id="33" w:date="2026-06-30T15:08:15Z">
              <w:r w:rsidDel="00000000" w:rsidR="00000000" w:rsidRPr="00000000">
                <w:rPr>
                  <w:rFonts w:ascii="Work Sans" w:cs="Work Sans" w:eastAsia="Work Sans" w:hAnsi="Work Sans"/>
                  <w:sz w:val="20"/>
                  <w:szCs w:val="20"/>
                  <w:rtl w:val="0"/>
                </w:rPr>
                <w:t xml:space="preserve">I</w:t>
              </w:r>
            </w:ins>
            <w:r w:rsidDel="00000000" w:rsidR="00000000" w:rsidRPr="00000000">
              <w:rPr>
                <w:rFonts w:ascii="Work Sans" w:cs="Work Sans" w:eastAsia="Work Sans" w:hAnsi="Work Sans"/>
                <w:sz w:val="20"/>
                <w:szCs w:val="20"/>
                <w:rtl w:val="0"/>
              </w:rPr>
              <w:t xml:space="preserve">dentify higher-order functions, classes, generators, randomness, regular expressions and type annotations as further Python tools introduced in the </w:t>
            </w:r>
            <w:del w:author="Mohamad Hindi" w:id="34" w:date="2026-06-30T15:08:37Z">
              <w:r w:rsidDel="00000000" w:rsidR="00000000" w:rsidRPr="00000000">
                <w:rPr>
                  <w:rFonts w:ascii="Work Sans" w:cs="Work Sans" w:eastAsia="Work Sans" w:hAnsi="Work Sans"/>
                  <w:sz w:val="20"/>
                  <w:szCs w:val="20"/>
                  <w:rtl w:val="0"/>
                </w:rPr>
                <w:delText xml:space="preserve">workbook </w:delText>
              </w:r>
            </w:del>
            <w:r w:rsidDel="00000000" w:rsidR="00000000" w:rsidRPr="00000000">
              <w:rPr>
                <w:rFonts w:ascii="Work Sans" w:cs="Work Sans" w:eastAsia="Work Sans" w:hAnsi="Work Sans"/>
                <w:sz w:val="20"/>
                <w:szCs w:val="20"/>
                <w:rtl w:val="0"/>
              </w:rPr>
              <w:t xml:space="preserve">workbook.</w:t>
            </w:r>
          </w:p>
        </w:tc>
      </w:tr>
    </w:tbl>
    <w:p w:rsidR="00000000" w:rsidDel="00000000" w:rsidP="00000000" w:rsidRDefault="00000000" w:rsidRPr="00000000" w14:paraId="0000004E">
      <w:pPr>
        <w:spacing w:after="200" w:line="312" w:lineRule="auto"/>
        <w:rPr>
          <w:rFonts w:ascii="Work Sans" w:cs="Work Sans" w:eastAsia="Work Sans" w:hAnsi="Work Sans"/>
          <w:sz w:val="23"/>
          <w:szCs w:val="23"/>
        </w:rPr>
      </w:pPr>
      <w:r w:rsidDel="00000000" w:rsidR="00000000" w:rsidRPr="00000000">
        <w:rPr>
          <w:rtl w:val="0"/>
        </w:rPr>
      </w:r>
    </w:p>
    <w:p w:rsidR="00000000" w:rsidDel="00000000" w:rsidP="00000000" w:rsidRDefault="00000000" w:rsidRPr="00000000" w14:paraId="0000004F">
      <w:pPr>
        <w:spacing w:after="200" w:line="312" w:lineRule="auto"/>
        <w:rPr>
          <w:rFonts w:ascii="Work Sans" w:cs="Work Sans" w:eastAsia="Work Sans" w:hAnsi="Work Sans"/>
          <w:b w:val="1"/>
          <w:bCs w:val="1"/>
          <w:sz w:val="20"/>
          <w:szCs w:val="20"/>
        </w:rPr>
      </w:pPr>
      <w:r w:rsidDel="00000000" w:rsidR="00000000" w:rsidRPr="00000000">
        <w:rPr>
          <w:rFonts w:ascii="Work Sans" w:cs="Work Sans" w:eastAsia="Work Sans" w:hAnsi="Work Sans"/>
          <w:sz w:val="20"/>
          <w:szCs w:val="20"/>
          <w:rtl w:val="0"/>
        </w:rPr>
        <w:t xml:space="preserve">Other resources</w:t>
      </w:r>
      <w:r w:rsidDel="00000000" w:rsidR="00000000" w:rsidRPr="00000000">
        <w:rPr>
          <w:rtl w:val="0"/>
        </w:rPr>
      </w:r>
    </w:p>
    <w:p w:rsidR="00000000" w:rsidDel="00000000" w:rsidP="00000000" w:rsidRDefault="00000000" w:rsidRPr="00000000" w14:paraId="00000050">
      <w:pPr>
        <w:numPr>
          <w:ilvl w:val="0"/>
          <w:numId w:val="7"/>
        </w:numPr>
        <w:spacing w:line="312" w:lineRule="auto"/>
        <w:ind w:left="720" w:hanging="360"/>
        <w:rPr>
          <w:rFonts w:ascii="Work Sans" w:cs="Work Sans" w:eastAsia="Work Sans" w:hAnsi="Work Sans"/>
          <w:sz w:val="20"/>
          <w:szCs w:val="20"/>
        </w:rPr>
      </w:pPr>
      <w:hyperlink r:id="rId18">
        <w:r w:rsidDel="00000000" w:rsidR="00000000" w:rsidRPr="00000000">
          <w:rPr>
            <w:rFonts w:ascii="Work Sans" w:cs="Work Sans" w:eastAsia="Work Sans" w:hAnsi="Work Sans"/>
            <w:color w:val="1155cc"/>
            <w:sz w:val="20"/>
            <w:szCs w:val="20"/>
            <w:u w:val="single"/>
            <w:rtl w:val="0"/>
          </w:rPr>
          <w:t xml:space="preserve">Programme Google Drive folder</w:t>
        </w:r>
      </w:hyperlink>
      <w:r w:rsidDel="00000000" w:rsidR="00000000" w:rsidRPr="00000000">
        <w:rPr>
          <w:rtl w:val="0"/>
        </w:rPr>
      </w:r>
    </w:p>
    <w:p w:rsidR="00000000" w:rsidDel="00000000" w:rsidP="00000000" w:rsidRDefault="00000000" w:rsidRPr="00000000" w14:paraId="00000051">
      <w:pPr>
        <w:numPr>
          <w:ilvl w:val="0"/>
          <w:numId w:val="7"/>
        </w:numPr>
        <w:spacing w:line="312" w:lineRule="auto"/>
        <w:ind w:left="720" w:hanging="360"/>
        <w:rPr>
          <w:rFonts w:ascii="Work Sans" w:cs="Work Sans" w:eastAsia="Work Sans" w:hAnsi="Work Sans"/>
          <w:sz w:val="20"/>
          <w:szCs w:val="20"/>
        </w:rPr>
      </w:pPr>
      <w:commentRangeStart w:id="8"/>
      <w:r w:rsidDel="00000000" w:rsidR="00000000" w:rsidRPr="00000000">
        <w:rPr>
          <w:rFonts w:ascii="Work Sans" w:cs="Work Sans" w:eastAsia="Work Sans" w:hAnsi="Work Sans"/>
          <w:sz w:val="20"/>
          <w:szCs w:val="20"/>
          <w:rtl w:val="0"/>
        </w:rPr>
        <w:t xml:space="preserve">Programme proposal deck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2">
      <w:pPr>
        <w:numPr>
          <w:ilvl w:val="0"/>
          <w:numId w:val="7"/>
        </w:numPr>
        <w:spacing w:line="312" w:lineRule="auto"/>
        <w:ind w:left="720" w:hanging="360"/>
        <w:rPr>
          <w:rFonts w:ascii="Work Sans" w:cs="Work Sans" w:eastAsia="Work Sans" w:hAnsi="Work Sans"/>
          <w:sz w:val="20"/>
          <w:szCs w:val="20"/>
        </w:rPr>
      </w:pPr>
      <w:hyperlink r:id="rId19">
        <w:r w:rsidDel="00000000" w:rsidR="00000000" w:rsidRPr="00000000">
          <w:rPr>
            <w:rFonts w:ascii="Work Sans" w:cs="Work Sans" w:eastAsia="Work Sans" w:hAnsi="Work Sans"/>
            <w:color w:val="1155cc"/>
            <w:sz w:val="20"/>
            <w:szCs w:val="20"/>
            <w:u w:val="single"/>
            <w:rtl w:val="0"/>
          </w:rPr>
          <w:t xml:space="preserve">Syllabus</w:t>
        </w:r>
      </w:hyperlink>
      <w:r w:rsidDel="00000000" w:rsidR="00000000" w:rsidRPr="00000000">
        <w:rPr>
          <w:rtl w:val="0"/>
        </w:rPr>
      </w:r>
    </w:p>
    <w:p w:rsidR="00000000" w:rsidDel="00000000" w:rsidP="00000000" w:rsidRDefault="00000000" w:rsidRPr="00000000" w14:paraId="00000053">
      <w:pPr>
        <w:numPr>
          <w:ilvl w:val="0"/>
          <w:numId w:val="7"/>
        </w:numPr>
        <w:spacing w:line="312" w:lineRule="auto"/>
        <w:ind w:left="720" w:hanging="360"/>
        <w:rPr>
          <w:rFonts w:ascii="Work Sans" w:cs="Work Sans" w:eastAsia="Work Sans" w:hAnsi="Work Sans"/>
          <w:sz w:val="20"/>
          <w:szCs w:val="20"/>
          <w:u w:val="none"/>
        </w:rPr>
      </w:pPr>
      <w:hyperlink r:id="rId20">
        <w:r w:rsidDel="00000000" w:rsidR="00000000" w:rsidRPr="00000000">
          <w:rPr>
            <w:rFonts w:ascii="Work Sans" w:cs="Work Sans" w:eastAsia="Work Sans" w:hAnsi="Work Sans"/>
            <w:color w:val="1155cc"/>
            <w:sz w:val="20"/>
            <w:szCs w:val="20"/>
            <w:u w:val="single"/>
            <w:rtl w:val="0"/>
          </w:rPr>
          <w:t xml:space="preserve">Core resources</w:t>
        </w:r>
      </w:hyperlink>
      <w:r w:rsidDel="00000000" w:rsidR="00000000" w:rsidRPr="00000000">
        <w:rPr>
          <w:rtl w:val="0"/>
        </w:rPr>
      </w:r>
    </w:p>
    <w:p w:rsidR="00000000" w:rsidDel="00000000" w:rsidP="00000000" w:rsidRDefault="00000000" w:rsidRPr="00000000" w14:paraId="00000054">
      <w:pPr>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5">
      <w:pPr>
        <w:spacing w:after="200" w:line="312" w:lineRule="auto"/>
        <w:rPr>
          <w:rFonts w:ascii="Work Sans" w:cs="Work Sans" w:eastAsia="Work Sans" w:hAnsi="Work Sans"/>
          <w:sz w:val="20"/>
          <w:szCs w:val="20"/>
        </w:rPr>
      </w:pPr>
      <w:r w:rsidDel="00000000" w:rsidR="00000000" w:rsidRPr="00000000">
        <w:rPr>
          <w:rFonts w:ascii="Work Sans SemiBold" w:cs="Work Sans SemiBold" w:eastAsia="Work Sans SemiBold" w:hAnsi="Work Sans SemiBold"/>
          <w:sz w:val="28"/>
          <w:szCs w:val="28"/>
          <w:rtl w:val="0"/>
        </w:rPr>
        <w:t xml:space="preserve">Lesson Plan</w:t>
      </w:r>
      <w:r w:rsidDel="00000000" w:rsidR="00000000" w:rsidRPr="00000000">
        <w:rPr>
          <w:rtl w:val="0"/>
        </w:rPr>
      </w:r>
    </w:p>
    <w:p w:rsidR="00000000" w:rsidDel="00000000" w:rsidP="00000000" w:rsidRDefault="00000000" w:rsidRPr="00000000" w14:paraId="00000056">
      <w:pPr>
        <w:spacing w:line="312" w:lineRule="auto"/>
        <w:rPr>
          <w:rFonts w:ascii="Work Sans" w:cs="Work Sans" w:eastAsia="Work Sans" w:hAnsi="Work Sans"/>
          <w:sz w:val="20"/>
          <w:szCs w:val="20"/>
        </w:rPr>
      </w:pPr>
      <w:r w:rsidDel="00000000" w:rsidR="00000000" w:rsidRPr="00000000">
        <w:rPr>
          <w:rtl w:val="0"/>
        </w:rPr>
      </w:r>
    </w:p>
    <w:tbl>
      <w:tblPr>
        <w:tblStyle w:val="Table2"/>
        <w:tblW w:w="1125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470"/>
        <w:gridCol w:w="1695"/>
        <w:gridCol w:w="6990"/>
        <w:tblGridChange w:id="0">
          <w:tblGrid>
            <w:gridCol w:w="1095"/>
            <w:gridCol w:w="1470"/>
            <w:gridCol w:w="1695"/>
            <w:gridCol w:w="6990"/>
          </w:tblGrid>
        </w:tblGridChange>
      </w:tblGrid>
      <w:tr>
        <w:trPr>
          <w:cantSplit w:val="0"/>
          <w:trHeight w:val="13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spacing w:after="480" w:line="312" w:lineRule="auto"/>
              <w:rPr>
                <w:rFonts w:ascii="Work Sans" w:cs="Work Sans" w:eastAsia="Work Sans" w:hAnsi="Work Sans"/>
                <w:color w:val="1f1f1f"/>
                <w:sz w:val="20"/>
                <w:szCs w:val="20"/>
              </w:rPr>
            </w:pPr>
            <w:r w:rsidDel="00000000" w:rsidR="00000000" w:rsidRPr="00000000">
              <w:rPr>
                <w:rFonts w:ascii="Work Sans" w:cs="Work Sans" w:eastAsia="Work Sans" w:hAnsi="Work Sans"/>
                <w:b w:val="1"/>
                <w:bCs w:val="1"/>
                <w:color w:val="1f1f1f"/>
                <w:sz w:val="20"/>
                <w:szCs w:val="20"/>
                <w:rtl w:val="0"/>
              </w:rPr>
              <w:t xml:space="preserve">Timing (Mins)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spacing w:after="480" w:line="312" w:lineRule="auto"/>
              <w:rPr>
                <w:rFonts w:ascii="Work Sans" w:cs="Work Sans" w:eastAsia="Work Sans" w:hAnsi="Work Sans"/>
                <w:color w:val="1f1f1f"/>
                <w:sz w:val="20"/>
                <w:szCs w:val="20"/>
              </w:rPr>
            </w:pPr>
            <w:r w:rsidDel="00000000" w:rsidR="00000000" w:rsidRPr="00000000">
              <w:rPr>
                <w:rFonts w:ascii="Work Sans" w:cs="Work Sans" w:eastAsia="Work Sans" w:hAnsi="Work Sans"/>
                <w:b w:val="1"/>
                <w:bCs w:val="1"/>
                <w:color w:val="1f1f1f"/>
                <w:sz w:val="20"/>
                <w:szCs w:val="20"/>
                <w:rtl w:val="0"/>
              </w:rPr>
              <w:t xml:space="preserve">Activity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spacing w:after="480" w:line="312" w:lineRule="auto"/>
              <w:rPr>
                <w:rFonts w:ascii="Work Sans" w:cs="Work Sans" w:eastAsia="Work Sans" w:hAnsi="Work Sans"/>
                <w:color w:val="1f1f1f"/>
                <w:sz w:val="20"/>
                <w:szCs w:val="20"/>
              </w:rPr>
            </w:pPr>
            <w:r w:rsidDel="00000000" w:rsidR="00000000" w:rsidRPr="00000000">
              <w:rPr>
                <w:rFonts w:ascii="Work Sans" w:cs="Work Sans" w:eastAsia="Work Sans" w:hAnsi="Work Sans"/>
                <w:b w:val="1"/>
                <w:bCs w:val="1"/>
                <w:color w:val="1f1f1f"/>
                <w:sz w:val="20"/>
                <w:szCs w:val="20"/>
                <w:rtl w:val="0"/>
              </w:rPr>
              <w:t xml:space="preserve">Format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312" w:lineRule="auto"/>
              <w:rPr>
                <w:rFonts w:ascii="Work Sans" w:cs="Work Sans" w:eastAsia="Work Sans" w:hAnsi="Work Sans"/>
                <w:color w:val="1f1f1f"/>
                <w:sz w:val="20"/>
                <w:szCs w:val="20"/>
              </w:rPr>
            </w:pPr>
            <w:r w:rsidDel="00000000" w:rsidR="00000000" w:rsidRPr="00000000">
              <w:rPr>
                <w:rFonts w:ascii="Work Sans" w:cs="Work Sans" w:eastAsia="Work Sans" w:hAnsi="Work Sans"/>
                <w:b w:val="1"/>
                <w:bCs w:val="1"/>
                <w:color w:val="1f1f1f"/>
                <w:sz w:val="20"/>
                <w:szCs w:val="20"/>
                <w:rtl w:val="0"/>
              </w:rPr>
              <w:t xml:space="preserve">Content &amp; Instructions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w:t>
            </w:r>
          </w:p>
          <w:p w:rsidR="00000000" w:rsidDel="00000000" w:rsidP="00000000" w:rsidRDefault="00000000" w:rsidRPr="00000000" w14:paraId="0000005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12" w:lineRule="auto"/>
              <w:rPr>
                <w:rFonts w:ascii="Work Sans" w:cs="Work Sans" w:eastAsia="Work Sans" w:hAnsi="Work Sans"/>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312" w:lineRule="auto"/>
              <w:rPr>
                <w:rFonts w:ascii="Work Sans" w:cs="Work Sans" w:eastAsia="Work Sans" w:hAnsi="Work Sans"/>
                <w:sz w:val="20"/>
                <w:szCs w:val="20"/>
              </w:rPr>
            </w:pPr>
            <w:commentRangeStart w:id="9"/>
            <w:r w:rsidDel="00000000" w:rsidR="00000000" w:rsidRPr="00000000">
              <w:rPr>
                <w:rFonts w:ascii="Work Sans" w:cs="Work Sans" w:eastAsia="Work Sans" w:hAnsi="Work Sans"/>
                <w:sz w:val="20"/>
                <w:szCs w:val="20"/>
                <w:u w:val="single"/>
                <w:rtl w:val="0"/>
              </w:rPr>
              <w:t xml:space="preserve">Welcome:</w:t>
            </w:r>
            <w:r w:rsidDel="00000000" w:rsidR="00000000" w:rsidRPr="00000000">
              <w:rPr>
                <w:rFonts w:ascii="Work Sans" w:cs="Work Sans" w:eastAsia="Work Sans" w:hAnsi="Work Sans"/>
                <w:sz w:val="20"/>
                <w:szCs w:val="20"/>
                <w:rtl w:val="0"/>
              </w:rPr>
              <w:t xml:space="preserve"> Welcome learners to the session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0">
            <w:pPr>
              <w:widowControl w:val="0"/>
              <w:numPr>
                <w:ilvl w:val="0"/>
                <w:numId w:val="6"/>
              </w:numPr>
              <w:spacing w:line="312" w:lineRule="auto"/>
              <w:ind w:left="720" w:right="-396.61417322834495"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Inform learners of the workshop resources they should have downloaded prior to the session</w:t>
            </w:r>
          </w:p>
          <w:p w:rsidR="00000000" w:rsidDel="00000000" w:rsidP="00000000" w:rsidRDefault="00000000" w:rsidRPr="00000000" w14:paraId="00000061">
            <w:pPr>
              <w:widowControl w:val="0"/>
              <w:spacing w:line="312" w:lineRule="auto"/>
              <w:rPr>
                <w:rFonts w:ascii="Work Sans" w:cs="Work Sans" w:eastAsia="Work Sans" w:hAnsi="Work Sans"/>
                <w:i w:val="1"/>
                <w:iCs w:val="1"/>
                <w:sz w:val="20"/>
                <w:szCs w:val="20"/>
              </w:rPr>
            </w:pPr>
            <w:r w:rsidDel="00000000" w:rsidR="00000000" w:rsidRPr="00000000">
              <w:rPr>
                <w:rFonts w:ascii="Work Sans" w:cs="Work Sans" w:eastAsia="Work Sans" w:hAnsi="Work Sans"/>
                <w:sz w:val="20"/>
                <w:szCs w:val="20"/>
                <w:rtl w:val="0"/>
              </w:rPr>
              <w:t xml:space="preserve">Introduce the topic</w:t>
            </w:r>
            <w:r w:rsidDel="00000000" w:rsidR="00000000" w:rsidRPr="00000000">
              <w:rPr>
                <w:rtl w:val="0"/>
              </w:rPr>
            </w:r>
          </w:p>
          <w:p w:rsidR="00000000" w:rsidDel="00000000" w:rsidP="00000000" w:rsidRDefault="00000000" w:rsidRPr="00000000" w14:paraId="00000062">
            <w:pPr>
              <w:widowControl w:val="0"/>
              <w:numPr>
                <w:ilvl w:val="0"/>
                <w:numId w:val="5"/>
              </w:numPr>
              <w:spacing w:line="312"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Briefly introduce yourself and your role</w:t>
            </w:r>
          </w:p>
          <w:p w:rsidR="00000000" w:rsidDel="00000000" w:rsidP="00000000" w:rsidRDefault="00000000" w:rsidRPr="00000000" w14:paraId="00000063">
            <w:pPr>
              <w:widowControl w:val="0"/>
              <w:numPr>
                <w:ilvl w:val="0"/>
                <w:numId w:val="5"/>
              </w:numPr>
              <w:spacing w:line="312"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Encourage asking questions and explain the ways in which they can contribute (unmute, raise hand button, chat function)</w:t>
            </w:r>
          </w:p>
          <w:p w:rsidR="00000000" w:rsidDel="00000000" w:rsidP="00000000" w:rsidRDefault="00000000" w:rsidRPr="00000000" w14:paraId="00000064">
            <w:pPr>
              <w:widowControl w:val="0"/>
              <w:numPr>
                <w:ilvl w:val="0"/>
                <w:numId w:val="5"/>
              </w:numPr>
              <w:spacing w:line="312"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Explain that the workshop is hands-on and we’ll be working as a whole group and also in small groups</w:t>
            </w:r>
          </w:p>
          <w:p w:rsidR="00000000" w:rsidDel="00000000" w:rsidP="00000000" w:rsidRDefault="00000000" w:rsidRPr="00000000" w14:paraId="00000065">
            <w:pPr>
              <w:widowControl w:val="0"/>
              <w:spacing w:after="240" w:before="240" w:line="312" w:lineRule="auto"/>
              <w:rPr>
                <w:rFonts w:ascii="Work Sans" w:cs="Work Sans" w:eastAsia="Work Sans" w:hAnsi="Work Sans"/>
                <w:sz w:val="20"/>
                <w:szCs w:val="20"/>
              </w:rPr>
            </w:pPr>
            <w:commentRangeStart w:id="10"/>
            <w:r w:rsidDel="00000000" w:rsidR="00000000" w:rsidRPr="00000000">
              <w:rPr>
                <w:rFonts w:ascii="Work Sans" w:cs="Work Sans" w:eastAsia="Work Sans" w:hAnsi="Work Sans"/>
                <w:sz w:val="20"/>
                <w:szCs w:val="20"/>
                <w:u w:val="single"/>
                <w:rtl w:val="0"/>
              </w:rPr>
              <w:t xml:space="preserve">Outcomes:</w:t>
            </w:r>
            <w:r w:rsidDel="00000000" w:rsidR="00000000" w:rsidRPr="00000000">
              <w:rPr>
                <w:rFonts w:ascii="Work Sans" w:cs="Work Sans" w:eastAsia="Work Sans" w:hAnsi="Work Sans"/>
                <w:b w:val="1"/>
                <w:bCs w:val="1"/>
                <w:sz w:val="20"/>
                <w:szCs w:val="20"/>
                <w:rtl w:val="0"/>
              </w:rPr>
              <w:t xml:space="preserve"> Outline the learner outcomes for the session</w:t>
            </w:r>
            <w:r w:rsidDel="00000000" w:rsidR="00000000" w:rsidRPr="00000000">
              <w:rPr>
                <w:rFonts w:ascii="Work Sans" w:cs="Work Sans" w:eastAsia="Work Sans" w:hAnsi="Work Sans"/>
                <w:sz w:val="20"/>
                <w:szCs w:val="20"/>
                <w:rtl w:val="0"/>
              </w:rPr>
              <w:t xml:space="preserve"> </w:t>
            </w:r>
            <w:commentRangeEnd w:id="10"/>
            <w:r w:rsidDel="00000000" w:rsidR="00000000" w:rsidRPr="00000000">
              <w:commentReference w:id="10"/>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6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Whole-group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Help learners open the code-along and learner workbook and run their first cell. </w:t>
            </w:r>
          </w:p>
          <w:p w:rsidR="00000000" w:rsidDel="00000000" w:rsidP="00000000" w:rsidRDefault="00000000" w:rsidRPr="00000000" w14:paraId="0000006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Check everyone can access the notebook. </w:t>
            </w:r>
          </w:p>
          <w:p w:rsidR="00000000" w:rsidDel="00000000" w:rsidP="00000000" w:rsidRDefault="00000000" w:rsidRPr="00000000" w14:paraId="0000006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Explain how learners can ask for help using chat, voice or raise hand.</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 mins</w:t>
            </w:r>
          </w:p>
          <w:p w:rsidR="00000000" w:rsidDel="00000000" w:rsidP="00000000" w:rsidRDefault="00000000" w:rsidRPr="00000000" w14:paraId="0000006E">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 Variables and strings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Whole group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Learners create strings, assign variables and format text. </w:t>
            </w:r>
          </w:p>
          <w:p w:rsidR="00000000" w:rsidDel="00000000" w:rsidP="00000000" w:rsidRDefault="00000000" w:rsidRPr="00000000" w14:paraId="0000007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Cover single and double quotes, raw strings, multi-line strings, assignment, concatenation, </w:t>
            </w:r>
            <w:r w:rsidDel="00000000" w:rsidR="00000000" w:rsidRPr="00000000">
              <w:rPr>
                <w:rFonts w:ascii="Roboto Mono" w:cs="Roboto Mono" w:eastAsia="Roboto Mono" w:hAnsi="Roboto Mono"/>
                <w:color w:val="188038"/>
                <w:sz w:val="20"/>
                <w:szCs w:val="20"/>
                <w:rtl w:val="0"/>
              </w:rPr>
              <w:t xml:space="preserve">.format()</w:t>
            </w:r>
            <w:r w:rsidDel="00000000" w:rsidR="00000000" w:rsidRPr="00000000">
              <w:rPr>
                <w:rFonts w:ascii="Work Sans" w:cs="Work Sans" w:eastAsia="Work Sans" w:hAnsi="Work Sans"/>
                <w:sz w:val="20"/>
                <w:szCs w:val="20"/>
                <w:rtl w:val="0"/>
              </w:rPr>
              <w:t xml:space="preserve"> and f-strings. </w:t>
            </w:r>
          </w:p>
          <w:p w:rsidR="00000000" w:rsidDel="00000000" w:rsidP="00000000" w:rsidRDefault="00000000" w:rsidRPr="00000000" w14:paraId="0000007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Ask learners to run each cell and check the output.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7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 Basic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Whole group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12" w:lineRule="auto"/>
              <w:rPr>
                <w:ins w:author="Mohamad Hindi" w:id="36" w:date="2026-06-30T15:37:55Z"/>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Introduce functions as reusable blocks of code. Use </w:t>
            </w:r>
            <w:r w:rsidDel="00000000" w:rsidR="00000000" w:rsidRPr="00000000">
              <w:rPr>
                <w:rFonts w:ascii="Roboto Mono" w:cs="Roboto Mono" w:eastAsia="Roboto Mono" w:hAnsi="Roboto Mono"/>
                <w:color w:val="188038"/>
                <w:sz w:val="20"/>
                <w:szCs w:val="20"/>
                <w:rtl w:val="0"/>
              </w:rPr>
              <w:t xml:space="preserve">double(x)</w:t>
            </w:r>
            <w:r w:rsidDel="00000000" w:rsidR="00000000" w:rsidRPr="00000000">
              <w:rPr>
                <w:rFonts w:ascii="Work Sans" w:cs="Work Sans" w:eastAsia="Work Sans" w:hAnsi="Work Sans"/>
                <w:sz w:val="20"/>
                <w:szCs w:val="20"/>
                <w:rtl w:val="0"/>
              </w:rPr>
              <w:t xml:space="preserve"> and default parameters. </w:t>
            </w:r>
            <w:ins w:author="Mohamad Hindi" w:id="36" w:date="2026-06-30T15:37:55Z">
              <w:r w:rsidDel="00000000" w:rsidR="00000000" w:rsidRPr="00000000">
                <w:rPr>
                  <w:rtl w:val="0"/>
                </w:rPr>
              </w:r>
            </w:ins>
          </w:p>
          <w:p w:rsidR="00000000" w:rsidDel="00000000" w:rsidP="00000000" w:rsidRDefault="00000000" w:rsidRPr="00000000" w14:paraId="0000007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Ask learners to run the function calls and notice how arguments change the output.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 mins</w:t>
            </w:r>
          </w:p>
          <w:p w:rsidR="00000000" w:rsidDel="00000000" w:rsidP="00000000" w:rsidRDefault="00000000" w:rsidRPr="00000000" w14:paraId="0000007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3. Conditionals and truthiness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12" w:lineRule="auto"/>
              <w:rPr>
                <w:rFonts w:ascii="Work Sans" w:cs="Work Sans" w:eastAsia="Work Sans" w:hAnsi="Work Sans"/>
                <w:sz w:val="20"/>
                <w:szCs w:val="20"/>
              </w:rPr>
            </w:pPr>
            <w:commentRangeStart w:id="11"/>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12" w:lineRule="auto"/>
              <w:rPr>
                <w:ins w:author="Mohamad Hindi" w:id="37" w:date="2026-06-30T15:39:36Z"/>
                <w:rFonts w:ascii="Work Sans" w:cs="Work Sans" w:eastAsia="Work Sans" w:hAnsi="Work Sans"/>
                <w:sz w:val="20"/>
                <w:szCs w:val="20"/>
              </w:rPr>
            </w:pPr>
            <w:commentRangeEnd w:id="11"/>
            <w:r w:rsidDel="00000000" w:rsidR="00000000" w:rsidRPr="00000000">
              <w:commentReference w:id="11"/>
            </w:r>
            <w:r w:rsidDel="00000000" w:rsidR="00000000" w:rsidRPr="00000000">
              <w:rPr>
                <w:rFonts w:ascii="Work Sans" w:cs="Work Sans" w:eastAsia="Work Sans" w:hAnsi="Work Sans"/>
                <w:sz w:val="20"/>
                <w:szCs w:val="20"/>
                <w:rtl w:val="0"/>
              </w:rPr>
              <w:t xml:space="preserve">Show how Python makes decisions. </w:t>
            </w:r>
            <w:ins w:author="Mohamad Hindi" w:id="37" w:date="2026-06-30T15:39:36Z">
              <w:r w:rsidDel="00000000" w:rsidR="00000000" w:rsidRPr="00000000">
                <w:rPr>
                  <w:rtl w:val="0"/>
                </w:rPr>
              </w:r>
            </w:ins>
          </w:p>
          <w:p w:rsidR="00000000" w:rsidDel="00000000" w:rsidP="00000000" w:rsidRDefault="00000000" w:rsidRPr="00000000" w14:paraId="0000007F">
            <w:pPr>
              <w:spacing w:line="312" w:lineRule="auto"/>
              <w:rPr>
                <w:ins w:author="Mohamad Hindi" w:id="38" w:date="2026-06-30T15:37:58Z"/>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Cover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elif</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else</w:t>
            </w:r>
            <w:r w:rsidDel="00000000" w:rsidR="00000000" w:rsidRPr="00000000">
              <w:rPr>
                <w:rFonts w:ascii="Work Sans" w:cs="Work Sans" w:eastAsia="Work Sans" w:hAnsi="Work Sans"/>
                <w:sz w:val="20"/>
                <w:szCs w:val="20"/>
                <w:rtl w:val="0"/>
              </w:rPr>
              <w:t xml:space="preserve">, comparisons, </w:t>
            </w:r>
            <w:r w:rsidDel="00000000" w:rsidR="00000000" w:rsidRPr="00000000">
              <w:rPr>
                <w:rFonts w:ascii="Roboto Mono" w:cs="Roboto Mono" w:eastAsia="Roboto Mono" w:hAnsi="Roboto Mono"/>
                <w:color w:val="188038"/>
                <w:sz w:val="20"/>
                <w:szCs w:val="20"/>
                <w:rtl w:val="0"/>
              </w:rPr>
              <w:t xml:space="preserve">None</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Work Sans" w:cs="Work Sans" w:eastAsia="Work Sans" w:hAnsi="Work Sa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Work Sans" w:cs="Work Sans" w:eastAsia="Work Sans" w:hAnsi="Work Sans"/>
                <w:sz w:val="20"/>
                <w:szCs w:val="20"/>
                <w:rtl w:val="0"/>
              </w:rPr>
              <w:t xml:space="preserve">.</w:t>
            </w:r>
            <w:ins w:author="Mohamad Hindi" w:id="38" w:date="2026-06-30T15:37:58Z">
              <w:r w:rsidDel="00000000" w:rsidR="00000000" w:rsidRPr="00000000">
                <w:rPr>
                  <w:rtl w:val="0"/>
                </w:rPr>
              </w:r>
            </w:ins>
          </w:p>
          <w:p w:rsidR="00000000" w:rsidDel="00000000" w:rsidP="00000000" w:rsidRDefault="00000000" w:rsidRPr="00000000" w14:paraId="00000080">
            <w:pPr>
              <w:spacing w:line="312" w:lineRule="auto"/>
              <w:rPr>
                <w:rFonts w:ascii="Work Sans" w:cs="Work Sans" w:eastAsia="Work Sans" w:hAnsi="Work Sans"/>
                <w:sz w:val="20"/>
                <w:szCs w:val="20"/>
              </w:rPr>
            </w:pPr>
            <w:del w:author="Mohamad Hindi" w:id="38" w:date="2026-06-30T15:37:58Z">
              <w:r w:rsidDel="00000000" w:rsidR="00000000" w:rsidRPr="00000000">
                <w:rPr>
                  <w:rFonts w:ascii="Work Sans" w:cs="Work Sans" w:eastAsia="Work Sans" w:hAnsi="Work Sans"/>
                  <w:sz w:val="20"/>
                  <w:szCs w:val="20"/>
                  <w:rtl w:val="0"/>
                </w:rPr>
                <w:delText xml:space="preserve"> </w:delText>
              </w:r>
            </w:del>
            <w:r w:rsidDel="00000000" w:rsidR="00000000" w:rsidRPr="00000000">
              <w:rPr>
                <w:rFonts w:ascii="Work Sans" w:cs="Work Sans" w:eastAsia="Work Sans" w:hAnsi="Work Sans"/>
                <w:sz w:val="20"/>
                <w:szCs w:val="20"/>
                <w:rtl w:val="0"/>
              </w:rPr>
              <w:t xml:space="preserve">Pause after each example and ask learners what they expect Python to return before they run the cell.</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8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Give learners a 10-minute break and state the exact return time. Encourage them to rest, stretch or step away from the screen.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 mins</w:t>
            </w:r>
          </w:p>
          <w:p w:rsidR="00000000" w:rsidDel="00000000" w:rsidP="00000000" w:rsidRDefault="00000000" w:rsidRPr="00000000" w14:paraId="0000008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4. Loops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12" w:lineRule="auto"/>
              <w:rPr>
                <w:ins w:author="Mohamad Hindi" w:id="39" w:date="2026-06-30T15:40:10Z"/>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Learners practise repeating actions with </w:t>
            </w:r>
            <w:r w:rsidDel="00000000" w:rsidR="00000000" w:rsidRPr="00000000">
              <w:rPr>
                <w:rFonts w:ascii="Roboto Mono" w:cs="Roboto Mono" w:eastAsia="Roboto Mono" w:hAnsi="Roboto Mono"/>
                <w:color w:val="188038"/>
                <w:sz w:val="20"/>
                <w:szCs w:val="20"/>
                <w:rtl w:val="0"/>
              </w:rPr>
              <w:t xml:space="preserve">while</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range()</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continue</w:t>
            </w:r>
            <w:r w:rsidDel="00000000" w:rsidR="00000000" w:rsidRPr="00000000">
              <w:rPr>
                <w:rFonts w:ascii="Work Sans" w:cs="Work Sans" w:eastAsia="Work Sans" w:hAnsi="Work Sa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break</w:t>
            </w:r>
            <w:r w:rsidDel="00000000" w:rsidR="00000000" w:rsidRPr="00000000">
              <w:rPr>
                <w:rFonts w:ascii="Work Sans" w:cs="Work Sans" w:eastAsia="Work Sans" w:hAnsi="Work Sans"/>
                <w:sz w:val="20"/>
                <w:szCs w:val="20"/>
                <w:rtl w:val="0"/>
              </w:rPr>
              <w:t xml:space="preserve">. </w:t>
            </w:r>
            <w:ins w:author="Mohamad Hindi" w:id="39" w:date="2026-06-30T15:40:10Z">
              <w:r w:rsidDel="00000000" w:rsidR="00000000" w:rsidRPr="00000000">
                <w:rPr>
                  <w:rtl w:val="0"/>
                </w:rPr>
              </w:r>
            </w:ins>
          </w:p>
          <w:p w:rsidR="00000000" w:rsidDel="00000000" w:rsidP="00000000" w:rsidRDefault="00000000" w:rsidRPr="00000000" w14:paraId="0000008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Warn learners about infinite loops and show how to stop a running cell if needed.</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 mins</w:t>
            </w:r>
          </w:p>
          <w:p w:rsidR="00000000" w:rsidDel="00000000" w:rsidP="00000000" w:rsidRDefault="00000000" w:rsidRPr="00000000" w14:paraId="0000008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5.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Learners store, access, change and slice ordered data. </w:t>
            </w:r>
          </w:p>
          <w:p w:rsidR="00000000" w:rsidDel="00000000" w:rsidP="00000000" w:rsidRDefault="00000000" w:rsidRPr="00000000" w14:paraId="0000009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Spend time on indexing, negative indexing, slicing, membership, </w:t>
            </w:r>
            <w:r w:rsidDel="00000000" w:rsidR="00000000" w:rsidRPr="00000000">
              <w:rPr>
                <w:rFonts w:ascii="Roboto Mono" w:cs="Roboto Mono" w:eastAsia="Roboto Mono" w:hAnsi="Roboto Mono"/>
                <w:color w:val="188038"/>
                <w:sz w:val="20"/>
                <w:szCs w:val="20"/>
                <w:rtl w:val="0"/>
              </w:rPr>
              <w:t xml:space="preserve">extend()</w:t>
            </w:r>
            <w:r w:rsidDel="00000000" w:rsidR="00000000" w:rsidRPr="00000000">
              <w:rPr>
                <w:rFonts w:ascii="Work Sans" w:cs="Work Sans" w:eastAsia="Work Sans" w:hAnsi="Work Sans"/>
                <w:sz w:val="20"/>
                <w:szCs w:val="20"/>
                <w:rtl w:val="0"/>
              </w:rPr>
              <w:t xml:space="preserve">, concatenation, </w:t>
            </w:r>
            <w:r w:rsidDel="00000000" w:rsidR="00000000" w:rsidRPr="00000000">
              <w:rPr>
                <w:rFonts w:ascii="Roboto Mono" w:cs="Roboto Mono" w:eastAsia="Roboto Mono" w:hAnsi="Roboto Mono"/>
                <w:color w:val="188038"/>
                <w:sz w:val="20"/>
                <w:szCs w:val="20"/>
                <w:rtl w:val="0"/>
              </w:rPr>
              <w:t xml:space="preserve">append()</w:t>
            </w:r>
            <w:r w:rsidDel="00000000" w:rsidR="00000000" w:rsidRPr="00000000">
              <w:rPr>
                <w:rFonts w:ascii="Work Sans" w:cs="Work Sans" w:eastAsia="Work Sans" w:hAnsi="Work Sans"/>
                <w:sz w:val="20"/>
                <w:szCs w:val="20"/>
                <w:rtl w:val="0"/>
              </w:rPr>
              <w:t xml:space="preserve"> and unpacking. </w:t>
            </w:r>
          </w:p>
          <w:p w:rsidR="00000000" w:rsidDel="00000000" w:rsidP="00000000" w:rsidRDefault="00000000" w:rsidRPr="00000000" w14:paraId="0000009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Check that learners can explain the difference between an index and a slice.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 mins</w:t>
            </w:r>
          </w:p>
          <w:p w:rsidR="00000000" w:rsidDel="00000000" w:rsidP="00000000" w:rsidRDefault="00000000" w:rsidRPr="00000000" w14:paraId="00000094">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6. Tuples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Whole group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Compare tuples with lists. </w:t>
            </w:r>
          </w:p>
          <w:p w:rsidR="00000000" w:rsidDel="00000000" w:rsidP="00000000" w:rsidRDefault="00000000" w:rsidRPr="00000000" w14:paraId="0000009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Show that lists can change but tuples cannot. </w:t>
            </w:r>
          </w:p>
          <w:p w:rsidR="00000000" w:rsidDel="00000000" w:rsidP="00000000" w:rsidRDefault="00000000" w:rsidRPr="00000000" w14:paraId="0000009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Cover tuple creation, tuple returns, unpacking and swapping variables.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9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Give learners a 10-minute break and state the exact return time. Encourage them to rest, stretch or step away from the screen.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A0">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7. Dictionaries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Learners use dictionaries to store labelled data. </w:t>
            </w:r>
          </w:p>
          <w:p w:rsidR="00000000" w:rsidDel="00000000" w:rsidP="00000000" w:rsidRDefault="00000000" w:rsidRPr="00000000" w14:paraId="000000A4">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Cover empty dictionaries, key access, missing keys,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.get()</w:t>
            </w:r>
            <w:r w:rsidDel="00000000" w:rsidR="00000000" w:rsidRPr="00000000">
              <w:rPr>
                <w:rFonts w:ascii="Work Sans" w:cs="Work Sans" w:eastAsia="Work Sans" w:hAnsi="Work Sans"/>
                <w:sz w:val="20"/>
                <w:szCs w:val="20"/>
                <w:rtl w:val="0"/>
              </w:rPr>
              <w:t xml:space="preserve">, updates, nested dictionaries, keys, values and items. </w:t>
            </w:r>
          </w:p>
          <w:p w:rsidR="00000000" w:rsidDel="00000000" w:rsidP="00000000" w:rsidRDefault="00000000" w:rsidRPr="00000000" w14:paraId="000000A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Ask learners to predict what happens when a key is missing.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A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8. 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Whole-group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Show how sets remove duplicates and support membership checks. Cover set creation, empty sets, adding values, duplicate values and converting between lists and sets.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A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9. Sorting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Learners sort data using </w:t>
            </w:r>
            <w:r w:rsidDel="00000000" w:rsidR="00000000" w:rsidRPr="00000000">
              <w:rPr>
                <w:rFonts w:ascii="Roboto Mono" w:cs="Roboto Mono" w:eastAsia="Roboto Mono" w:hAnsi="Roboto Mono"/>
                <w:color w:val="188038"/>
                <w:sz w:val="20"/>
                <w:szCs w:val="20"/>
                <w:rtl w:val="0"/>
              </w:rPr>
              <w:t xml:space="preserve">sorted()</w:t>
            </w:r>
            <w:r w:rsidDel="00000000" w:rsidR="00000000" w:rsidRPr="00000000">
              <w:rPr>
                <w:rFonts w:ascii="Work Sans" w:cs="Work Sans" w:eastAsia="Work Sans" w:hAnsi="Work Sans"/>
                <w:sz w:val="20"/>
                <w:szCs w:val="20"/>
                <w:rtl w:val="0"/>
              </w:rPr>
              <w:t xml:space="preserve">, in-place </w:t>
            </w:r>
            <w:r w:rsidDel="00000000" w:rsidR="00000000" w:rsidRPr="00000000">
              <w:rPr>
                <w:rFonts w:ascii="Roboto Mono" w:cs="Roboto Mono" w:eastAsia="Roboto Mono" w:hAnsi="Roboto Mono"/>
                <w:color w:val="188038"/>
                <w:sz w:val="20"/>
                <w:szCs w:val="20"/>
                <w:rtl w:val="0"/>
              </w:rPr>
              <w:t xml:space="preserve">.sort()</w:t>
            </w:r>
            <w:r w:rsidDel="00000000" w:rsidR="00000000" w:rsidRPr="00000000">
              <w:rPr>
                <w:rFonts w:ascii="Work Sans" w:cs="Work Sans" w:eastAsia="Work Sans" w:hAnsi="Work Sa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key=</w:t>
            </w:r>
            <w:r w:rsidDel="00000000" w:rsidR="00000000" w:rsidRPr="00000000">
              <w:rPr>
                <w:rFonts w:ascii="Work Sans" w:cs="Work Sans" w:eastAsia="Work Sans" w:hAnsi="Work Sans"/>
                <w:sz w:val="20"/>
                <w:szCs w:val="20"/>
                <w:rtl w:val="0"/>
              </w:rPr>
              <w:t xml:space="preserve">. Explain when sorting returns a new value and when it changes the original list.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B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List comprehensions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312" w:lineRule="auto"/>
              <w:rPr>
                <w:ins w:author="Mohamad Hindi" w:id="40" w:date="2026-06-30T15:41:35Z"/>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Introduce comprehensions as a compact way to build lists, dictionaries and sets. </w:t>
            </w:r>
            <w:ins w:author="Mohamad Hindi" w:id="40" w:date="2026-06-30T15:41:35Z">
              <w:r w:rsidDel="00000000" w:rsidR="00000000" w:rsidRPr="00000000">
                <w:rPr>
                  <w:rtl w:val="0"/>
                </w:rPr>
              </w:r>
            </w:ins>
          </w:p>
          <w:p w:rsidR="00000000" w:rsidDel="00000000" w:rsidP="00000000" w:rsidRDefault="00000000" w:rsidRPr="00000000" w14:paraId="000000B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Show the longer loop version first, then the comprehension version. Keep the focus on reading the pattern.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B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11-12. Exceptions, assertions and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312" w:lineRule="auto"/>
              <w:rPr>
                <w:ins w:author="Mohamad Hindi" w:id="41" w:date="2026-06-30T15:41:41Z"/>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Show how Python reports errors and how learners can check expected results. </w:t>
            </w:r>
            <w:ins w:author="Mohamad Hindi" w:id="41" w:date="2026-06-30T15:41:41Z">
              <w:r w:rsidDel="00000000" w:rsidR="00000000" w:rsidRPr="00000000">
                <w:rPr>
                  <w:rtl w:val="0"/>
                </w:rPr>
              </w:r>
            </w:ins>
          </w:p>
          <w:p w:rsidR="00000000" w:rsidDel="00000000" w:rsidP="00000000" w:rsidRDefault="00000000" w:rsidRPr="00000000" w14:paraId="000000B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Cover </w:t>
            </w:r>
            <w:r w:rsidDel="00000000" w:rsidR="00000000" w:rsidRPr="00000000">
              <w:rPr>
                <w:rFonts w:ascii="Roboto Mono" w:cs="Roboto Mono" w:eastAsia="Roboto Mono" w:hAnsi="Roboto Mono"/>
                <w:color w:val="188038"/>
                <w:sz w:val="20"/>
                <w:szCs w:val="20"/>
                <w:rtl w:val="0"/>
              </w:rPr>
              <w:t xml:space="preserve">try/except</w:t>
            </w:r>
            <w:r w:rsidDel="00000000" w:rsidR="00000000" w:rsidRPr="00000000">
              <w:rPr>
                <w:rFonts w:ascii="Work Sans" w:cs="Work Sans" w:eastAsia="Work Sans" w:hAnsi="Work Sans"/>
                <w:sz w:val="20"/>
                <w:szCs w:val="20"/>
                <w:rtl w:val="0"/>
              </w:rPr>
              <w:t xml:space="preserve">, simple </w:t>
            </w:r>
            <w:r w:rsidDel="00000000" w:rsidR="00000000" w:rsidRPr="00000000">
              <w:rPr>
                <w:rFonts w:ascii="Roboto Mono" w:cs="Roboto Mono" w:eastAsia="Roboto Mono" w:hAnsi="Roboto Mono"/>
                <w:color w:val="188038"/>
                <w:sz w:val="20"/>
                <w:szCs w:val="20"/>
                <w:rtl w:val="0"/>
              </w:rPr>
              <w:t xml:space="preserve">assert</w:t>
            </w:r>
            <w:r w:rsidDel="00000000" w:rsidR="00000000" w:rsidRPr="00000000">
              <w:rPr>
                <w:rFonts w:ascii="Work Sans" w:cs="Work Sans" w:eastAsia="Work Sans" w:hAnsi="Work Sans"/>
                <w:sz w:val="20"/>
                <w:szCs w:val="20"/>
                <w:rtl w:val="0"/>
              </w:rPr>
              <w:t xml:space="preserve"> statements and a basic test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B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Give learners a 10-minute break and state the exact return time.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25 mins</w:t>
            </w:r>
          </w:p>
          <w:p w:rsidR="00000000" w:rsidDel="00000000" w:rsidP="00000000" w:rsidRDefault="00000000" w:rsidRPr="00000000" w14:paraId="000000C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13-18. Common Python patterns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Introduce useful patterns learners will see in Python code. </w:t>
            </w:r>
          </w:p>
          <w:p w:rsidR="00000000" w:rsidDel="00000000" w:rsidP="00000000" w:rsidRDefault="00000000" w:rsidRPr="00000000" w14:paraId="000000C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Cover functions as values, counting patterns, </w:t>
            </w:r>
            <w:r w:rsidDel="00000000" w:rsidR="00000000" w:rsidRPr="00000000">
              <w:rPr>
                <w:rFonts w:ascii="Roboto Mono" w:cs="Roboto Mono" w:eastAsia="Roboto Mono" w:hAnsi="Roboto Mono"/>
                <w:color w:val="188038"/>
                <w:sz w:val="20"/>
                <w:szCs w:val="20"/>
                <w:rtl w:val="0"/>
              </w:rPr>
              <w:t xml:space="preserve">defaultdict</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Counter</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enumerate</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zip</w:t>
            </w:r>
            <w:r w:rsidDel="00000000" w:rsidR="00000000" w:rsidRPr="00000000">
              <w:rPr>
                <w:rFonts w:ascii="Work Sans" w:cs="Work Sans" w:eastAsia="Work Sans" w:hAnsi="Work Sans"/>
                <w:sz w:val="20"/>
                <w:szCs w:val="20"/>
                <w:rtl w:val="0"/>
              </w:rPr>
              <w:t xml:space="preserve">, argument unpacking, </w:t>
            </w:r>
            <w:r w:rsidDel="00000000" w:rsidR="00000000" w:rsidRPr="00000000">
              <w:rPr>
                <w:rFonts w:ascii="Roboto Mono" w:cs="Roboto Mono" w:eastAsia="Roboto Mono" w:hAnsi="Roboto Mono"/>
                <w:color w:val="188038"/>
                <w:sz w:val="20"/>
                <w:szCs w:val="20"/>
                <w:rtl w:val="0"/>
              </w:rPr>
              <w:t xml:space="preserve">*args</w:t>
            </w:r>
            <w:r w:rsidDel="00000000" w:rsidR="00000000" w:rsidRPr="00000000">
              <w:rPr>
                <w:rFonts w:ascii="Work Sans" w:cs="Work Sans" w:eastAsia="Work Sans" w:hAnsi="Work Sa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**kwargs</w:t>
            </w:r>
            <w:r w:rsidDel="00000000" w:rsidR="00000000" w:rsidRPr="00000000">
              <w:rPr>
                <w:rFonts w:ascii="Work Sans" w:cs="Work Sans" w:eastAsia="Work Sans" w:hAnsi="Work Sans"/>
                <w:sz w:val="20"/>
                <w:szCs w:val="20"/>
                <w:rtl w:val="0"/>
              </w:rPr>
              <w:t xml:space="preserve">. </w:t>
            </w:r>
          </w:p>
          <w:p w:rsidR="00000000" w:rsidDel="00000000" w:rsidP="00000000" w:rsidRDefault="00000000" w:rsidRPr="00000000" w14:paraId="000000C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Keep this as recognition and guided reading, not deep mastery.</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15 mins</w:t>
            </w:r>
          </w:p>
          <w:p w:rsidR="00000000" w:rsidDel="00000000" w:rsidP="00000000" w:rsidRDefault="00000000" w:rsidRPr="00000000" w14:paraId="000000C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(225)</w:t>
            </w:r>
          </w:p>
          <w:p w:rsidR="00000000" w:rsidDel="00000000" w:rsidP="00000000" w:rsidRDefault="00000000" w:rsidRPr="00000000" w14:paraId="000000CA">
            <w:pPr>
              <w:spacing w:line="312" w:lineRule="auto"/>
              <w:rPr>
                <w:rFonts w:ascii="Work Sans" w:cs="Work Sans" w:eastAsia="Work Sans" w:hAnsi="Work Sans"/>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19-21. Higher-order functions, classes and generators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Introduce more advanced Python ideas at a high level. </w:t>
            </w:r>
          </w:p>
          <w:p w:rsidR="00000000" w:rsidDel="00000000" w:rsidP="00000000" w:rsidRDefault="00000000" w:rsidRPr="00000000" w14:paraId="000000CE">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Show one clear example each for decorators, classes and generators. </w:t>
            </w:r>
          </w:p>
          <w:p w:rsidR="00000000" w:rsidDel="00000000" w:rsidP="00000000" w:rsidRDefault="00000000" w:rsidRPr="00000000" w14:paraId="000000C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Explain that learners only need to recognise these ideas for now.</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10 mins</w:t>
            </w:r>
          </w:p>
          <w:p w:rsidR="00000000" w:rsidDel="00000000" w:rsidP="00000000" w:rsidRDefault="00000000" w:rsidRPr="00000000" w14:paraId="000000D1">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22-24. Randomness, regex and type annotations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Preview common Python tools. </w:t>
            </w:r>
          </w:p>
          <w:p w:rsidR="00000000" w:rsidDel="00000000" w:rsidP="00000000" w:rsidRDefault="00000000" w:rsidRPr="00000000" w14:paraId="000000D5">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Show one simple example each for randomness, regular expressions and type annotations. </w:t>
            </w:r>
          </w:p>
          <w:p w:rsidR="00000000" w:rsidDel="00000000" w:rsidP="00000000" w:rsidRDefault="00000000" w:rsidRPr="00000000" w14:paraId="000000D6">
            <w:pPr>
              <w:spacing w:line="312" w:lineRule="auto"/>
              <w:rPr>
                <w:rFonts w:ascii="Work Sans" w:cs="Work Sans" w:eastAsia="Work Sans" w:hAnsi="Work Sans"/>
                <w:sz w:val="20"/>
                <w:szCs w:val="20"/>
              </w:rPr>
            </w:pPr>
            <w:r w:rsidDel="00000000" w:rsidR="00000000" w:rsidRPr="00000000">
              <w:rPr>
                <w:rFonts w:ascii="Work Sans" w:cs="Work Sans" w:eastAsia="Work Sans" w:hAnsi="Work Sans"/>
                <w:i w:val="1"/>
                <w:iCs w:val="1"/>
                <w:sz w:val="20"/>
                <w:szCs w:val="20"/>
                <w:rtl w:val="0"/>
              </w:rPr>
              <w:t xml:space="preserve">Optional stretch : </w:t>
            </w:r>
            <w:r w:rsidDel="00000000" w:rsidR="00000000" w:rsidRPr="00000000">
              <w:rPr>
                <w:rFonts w:ascii="Work Sans" w:cs="Work Sans" w:eastAsia="Work Sans" w:hAnsi="Work Sans"/>
                <w:sz w:val="20"/>
                <w:szCs w:val="20"/>
                <w:rtl w:val="0"/>
              </w:rPr>
              <w:t xml:space="preserve">Link these to future practice rather than expecting mastery in this session.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5 mins</w:t>
            </w:r>
          </w:p>
          <w:p w:rsidR="00000000" w:rsidDel="00000000" w:rsidP="00000000" w:rsidRDefault="00000000" w:rsidRPr="00000000" w14:paraId="000000D8">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Reflection and next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Whole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312" w:lineRule="auto"/>
              <w:rPr>
                <w:ins w:author="Mohamad Hindi" w:id="42" w:date="2026-06-30T15:42:38Z"/>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Ask learners to reflect on the workbook: </w:t>
            </w:r>
            <w:ins w:author="Mohamad Hindi" w:id="42" w:date="2026-06-30T15:42:38Z">
              <w:r w:rsidDel="00000000" w:rsidR="00000000" w:rsidRPr="00000000">
                <w:rPr>
                  <w:rtl w:val="0"/>
                </w:rPr>
              </w:r>
            </w:ins>
          </w:p>
          <w:p w:rsidR="00000000" w:rsidDel="00000000" w:rsidP="00000000" w:rsidRDefault="00000000" w:rsidRPr="00000000" w14:paraId="000000DC">
            <w:pPr>
              <w:numPr>
                <w:ilvl w:val="0"/>
                <w:numId w:val="10"/>
              </w:numPr>
              <w:spacing w:line="312" w:lineRule="auto"/>
              <w:ind w:left="720" w:hanging="360"/>
              <w:rPr>
                <w:ins w:author="Mohamad Hindi" w:id="43" w:date="2026-06-30T15:42:42Z"/>
                <w:rFonts w:ascii="Work Sans" w:cs="Work Sans" w:eastAsia="Work Sans" w:hAnsi="Work Sans"/>
                <w:sz w:val="20"/>
                <w:szCs w:val="20"/>
                <w:u w:val="none"/>
              </w:rPr>
            </w:pPr>
            <w:r w:rsidDel="00000000" w:rsidR="00000000" w:rsidRPr="00000000">
              <w:rPr>
                <w:rFonts w:ascii="Work Sans" w:cs="Work Sans" w:eastAsia="Work Sans" w:hAnsi="Work Sans"/>
                <w:sz w:val="20"/>
                <w:szCs w:val="20"/>
                <w:rtl w:val="0"/>
              </w:rPr>
              <w:t xml:space="preserve">which section feels clearest</w:t>
            </w:r>
            <w:ins w:author="Mohamad Hindi" w:id="43" w:date="2026-06-30T15:42:42Z">
              <w:r w:rsidDel="00000000" w:rsidR="00000000" w:rsidRPr="00000000">
                <w:rPr>
                  <w:rtl w:val="0"/>
                </w:rPr>
              </w:r>
            </w:ins>
          </w:p>
          <w:p w:rsidR="00000000" w:rsidDel="00000000" w:rsidP="00000000" w:rsidRDefault="00000000" w:rsidRPr="00000000" w14:paraId="000000DD">
            <w:pPr>
              <w:numPr>
                <w:ilvl w:val="0"/>
                <w:numId w:val="10"/>
              </w:numPr>
              <w:spacing w:line="312" w:lineRule="auto"/>
              <w:ind w:left="720" w:hanging="360"/>
              <w:rPr>
                <w:ins w:author="Mohamad Hindi" w:id="45" w:date="2026-06-30T15:42:46Z"/>
                <w:rFonts w:ascii="Work Sans" w:cs="Work Sans" w:eastAsia="Work Sans" w:hAnsi="Work Sans"/>
                <w:sz w:val="20"/>
                <w:szCs w:val="20"/>
                <w:u w:val="none"/>
              </w:rPr>
            </w:pPr>
            <w:del w:author="Mohamad Hindi" w:id="44" w:date="2026-06-30T15:42:41Z">
              <w:r w:rsidDel="00000000" w:rsidR="00000000" w:rsidRPr="00000000">
                <w:rPr>
                  <w:rFonts w:ascii="Work Sans" w:cs="Work Sans" w:eastAsia="Work Sans" w:hAnsi="Work Sans"/>
                  <w:sz w:val="20"/>
                  <w:szCs w:val="20"/>
                  <w:rtl w:val="0"/>
                </w:rPr>
                <w:delText xml:space="preserve">, </w:delText>
              </w:r>
            </w:del>
            <w:r w:rsidDel="00000000" w:rsidR="00000000" w:rsidRPr="00000000">
              <w:rPr>
                <w:rFonts w:ascii="Work Sans" w:cs="Work Sans" w:eastAsia="Work Sans" w:hAnsi="Work Sans"/>
                <w:sz w:val="20"/>
                <w:szCs w:val="20"/>
                <w:rtl w:val="0"/>
              </w:rPr>
              <w:t xml:space="preserve">which section needs more practice,</w:t>
            </w:r>
            <w:ins w:author="Mohamad Hindi" w:id="45" w:date="2026-06-30T15:42:46Z">
              <w:r w:rsidDel="00000000" w:rsidR="00000000" w:rsidRPr="00000000">
                <w:rPr>
                  <w:rtl w:val="0"/>
                </w:rPr>
              </w:r>
            </w:ins>
          </w:p>
          <w:p w:rsidR="00000000" w:rsidDel="00000000" w:rsidP="00000000" w:rsidRDefault="00000000" w:rsidRPr="00000000" w14:paraId="000000DE">
            <w:pPr>
              <w:numPr>
                <w:ilvl w:val="0"/>
                <w:numId w:val="10"/>
              </w:numPr>
              <w:spacing w:line="312" w:lineRule="auto"/>
              <w:ind w:left="720" w:hanging="360"/>
              <w:rPr>
                <w:ins w:author="Mohamad Hindi" w:id="47" w:date="2026-06-30T15:42:27Z"/>
                <w:rFonts w:ascii="Work Sans" w:cs="Work Sans" w:eastAsia="Work Sans" w:hAnsi="Work Sans"/>
                <w:sz w:val="20"/>
                <w:szCs w:val="20"/>
                <w:u w:val="none"/>
              </w:rPr>
            </w:pPr>
            <w:del w:author="Mohamad Hindi" w:id="46" w:date="2026-06-30T15:42:45Z">
              <w:r w:rsidDel="00000000" w:rsidR="00000000" w:rsidRPr="00000000">
                <w:rPr>
                  <w:rFonts w:ascii="Work Sans" w:cs="Work Sans" w:eastAsia="Work Sans" w:hAnsi="Work Sans"/>
                  <w:sz w:val="20"/>
                  <w:szCs w:val="20"/>
                  <w:rtl w:val="0"/>
                </w:rPr>
                <w:delText xml:space="preserve"> and </w:delText>
              </w:r>
            </w:del>
            <w:r w:rsidDel="00000000" w:rsidR="00000000" w:rsidRPr="00000000">
              <w:rPr>
                <w:rFonts w:ascii="Work Sans" w:cs="Work Sans" w:eastAsia="Work Sans" w:hAnsi="Work Sans"/>
                <w:sz w:val="20"/>
                <w:szCs w:val="20"/>
                <w:rtl w:val="0"/>
              </w:rPr>
              <w:t xml:space="preserve">what they will revisit next. </w:t>
            </w:r>
            <w:ins w:author="Mohamad Hindi" w:id="47" w:date="2026-06-30T15:42:27Z">
              <w:r w:rsidDel="00000000" w:rsidR="00000000" w:rsidRPr="00000000">
                <w:rPr>
                  <w:rtl w:val="0"/>
                </w:rPr>
              </w:r>
            </w:ins>
          </w:p>
          <w:p w:rsidR="00000000" w:rsidDel="00000000" w:rsidP="00000000" w:rsidRDefault="00000000" w:rsidRPr="00000000" w14:paraId="000000DF">
            <w:pPr>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Confirm any follow-up tasks or next module.</w:t>
            </w:r>
          </w:p>
        </w:tc>
      </w:tr>
    </w:tbl>
    <w:p w:rsidR="00000000" w:rsidDel="00000000" w:rsidP="00000000" w:rsidRDefault="00000000" w:rsidRPr="00000000" w14:paraId="000000E0">
      <w:pPr>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1">
      <w:pPr>
        <w:spacing w:line="312" w:lineRule="auto"/>
        <w:rPr>
          <w:rFonts w:ascii="Work Sans SemiBold" w:cs="Work Sans SemiBold" w:eastAsia="Work Sans SemiBold" w:hAnsi="Work Sans SemiBold"/>
          <w:sz w:val="28"/>
          <w:szCs w:val="28"/>
        </w:rPr>
      </w:pPr>
      <w:r w:rsidDel="00000000" w:rsidR="00000000" w:rsidRPr="00000000">
        <w:rPr>
          <w:rFonts w:ascii="Work Sans SemiBold" w:cs="Work Sans SemiBold" w:eastAsia="Work Sans SemiBold" w:hAnsi="Work Sans SemiBold"/>
          <w:sz w:val="28"/>
          <w:szCs w:val="28"/>
          <w:rtl w:val="0"/>
        </w:rPr>
        <w:t xml:space="preserve">Troubleshooting</w:t>
      </w:r>
    </w:p>
    <w:p w:rsidR="00000000" w:rsidDel="00000000" w:rsidP="00000000" w:rsidRDefault="00000000" w:rsidRPr="00000000" w14:paraId="000000E2">
      <w:pPr>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3">
      <w:pPr>
        <w:numPr>
          <w:ilvl w:val="0"/>
          <w:numId w:val="2"/>
        </w:numPr>
        <w:spacing w:line="312" w:lineRule="auto"/>
        <w:ind w:left="720" w:hanging="360"/>
        <w:rPr>
          <w:rFonts w:ascii="Work Sans" w:cs="Work Sans" w:eastAsia="Work Sans" w:hAnsi="Work Sans"/>
          <w:sz w:val="20"/>
          <w:szCs w:val="20"/>
          <w:u w:val="none"/>
        </w:rPr>
      </w:pPr>
      <w:r w:rsidDel="00000000" w:rsidR="00000000" w:rsidRPr="00000000">
        <w:rPr>
          <w:rFonts w:ascii="Work Sans" w:cs="Work Sans" w:eastAsia="Work Sans" w:hAnsi="Work Sans"/>
          <w:sz w:val="20"/>
          <w:szCs w:val="20"/>
          <w:rtl w:val="0"/>
        </w:rPr>
        <w:t xml:space="preserve">Technology setup </w:t>
      </w:r>
      <w:hyperlink r:id="rId21">
        <w:r w:rsidDel="00000000" w:rsidR="00000000" w:rsidRPr="00000000">
          <w:rPr>
            <w:rFonts w:ascii="Work Sans" w:cs="Work Sans" w:eastAsia="Work Sans" w:hAnsi="Work Sans"/>
            <w:color w:val="1155cc"/>
            <w:sz w:val="20"/>
            <w:szCs w:val="20"/>
            <w:u w:val="single"/>
            <w:rtl w:val="0"/>
          </w:rPr>
          <w:t xml:space="preserve">guide</w:t>
        </w:r>
      </w:hyperlink>
      <w:r w:rsidDel="00000000" w:rsidR="00000000" w:rsidRPr="00000000">
        <w:rPr>
          <w:rFonts w:ascii="Work Sans" w:cs="Work Sans" w:eastAsia="Work Sans" w:hAnsi="Work Sans"/>
          <w:sz w:val="20"/>
          <w:szCs w:val="20"/>
          <w:rtl w:val="0"/>
        </w:rPr>
        <w:t xml:space="preserve"> for troubleshooting in virtual labs</w:t>
      </w:r>
    </w:p>
    <w:p w:rsidR="00000000" w:rsidDel="00000000" w:rsidP="00000000" w:rsidRDefault="00000000" w:rsidRPr="00000000" w14:paraId="000000E4">
      <w:pPr>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5">
      <w:pPr>
        <w:pStyle w:val="Heading1"/>
        <w:spacing w:after="200" w:before="0" w:line="312" w:lineRule="auto"/>
        <w:rPr>
          <w:rFonts w:ascii="Work Sans SemiBold" w:cs="Work Sans SemiBold" w:eastAsia="Work Sans SemiBold" w:hAnsi="Work Sans SemiBold"/>
          <w:sz w:val="28"/>
          <w:szCs w:val="28"/>
        </w:rPr>
      </w:pPr>
      <w:bookmarkStart w:colFirst="0" w:colLast="0" w:name="_ygnwj4hvgu1j" w:id="5"/>
      <w:bookmarkEnd w:id="5"/>
      <w:r w:rsidDel="00000000" w:rsidR="00000000" w:rsidRPr="00000000">
        <w:rPr>
          <w:rFonts w:ascii="Work Sans SemiBold" w:cs="Work Sans SemiBold" w:eastAsia="Work Sans SemiBold" w:hAnsi="Work Sans SemiBold"/>
          <w:sz w:val="28"/>
          <w:szCs w:val="28"/>
          <w:rtl w:val="0"/>
        </w:rPr>
        <w:t xml:space="preserve">Support, stretch and challenge</w:t>
      </w:r>
    </w:p>
    <w:p w:rsidR="00000000" w:rsidDel="00000000" w:rsidP="00000000" w:rsidRDefault="00000000" w:rsidRPr="00000000" w14:paraId="000000E6">
      <w:pPr>
        <w:widowControl w:val="0"/>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How will you personalise the learning experience for learners with different levels and needs? For example, differentiated breakout groups at different levels, additional external resources which will be given to learners to explore independently, etc.</w:t>
      </w:r>
    </w:p>
    <w:p w:rsidR="00000000" w:rsidDel="00000000" w:rsidP="00000000" w:rsidRDefault="00000000" w:rsidRPr="00000000" w14:paraId="000000E7">
      <w:pPr>
        <w:widowControl w:val="0"/>
        <w:spacing w:line="312"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E8">
      <w:pPr>
        <w:pStyle w:val="Heading1"/>
        <w:spacing w:after="200" w:before="0" w:line="312" w:lineRule="auto"/>
        <w:rPr>
          <w:rFonts w:ascii="Work Sans SemiBold" w:cs="Work Sans SemiBold" w:eastAsia="Work Sans SemiBold" w:hAnsi="Work Sans SemiBold"/>
          <w:sz w:val="28"/>
          <w:szCs w:val="28"/>
        </w:rPr>
      </w:pPr>
      <w:bookmarkStart w:colFirst="0" w:colLast="0" w:name="_ox5rgpykczpe" w:id="6"/>
      <w:bookmarkEnd w:id="6"/>
      <w:r w:rsidDel="00000000" w:rsidR="00000000" w:rsidRPr="00000000">
        <w:rPr>
          <w:rFonts w:ascii="Work Sans SemiBold" w:cs="Work Sans SemiBold" w:eastAsia="Work Sans SemiBold" w:hAnsi="Work Sans SemiBold"/>
          <w:sz w:val="28"/>
          <w:szCs w:val="28"/>
          <w:rtl w:val="0"/>
        </w:rPr>
        <w:t xml:space="preserve">Workshop FAQs</w:t>
      </w:r>
    </w:p>
    <w:p w:rsidR="00000000" w:rsidDel="00000000" w:rsidP="00000000" w:rsidRDefault="00000000" w:rsidRPr="00000000" w14:paraId="000000E9">
      <w:pPr>
        <w:widowControl w:val="0"/>
        <w:spacing w:line="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Add any learner questions here</w:t>
      </w:r>
    </w:p>
    <w:p w:rsidR="00000000" w:rsidDel="00000000" w:rsidP="00000000" w:rsidRDefault="00000000" w:rsidRPr="00000000" w14:paraId="000000EA">
      <w:pPr>
        <w:spacing w:line="312" w:lineRule="auto"/>
        <w:rPr>
          <w:rFonts w:ascii="Work Sans" w:cs="Work Sans" w:eastAsia="Work Sans" w:hAnsi="Work Sans"/>
          <w:sz w:val="20"/>
          <w:szCs w:val="20"/>
        </w:rPr>
      </w:pPr>
      <w:r w:rsidDel="00000000" w:rsidR="00000000" w:rsidRPr="00000000">
        <w:rPr>
          <w:rtl w:val="0"/>
        </w:rPr>
      </w:r>
    </w:p>
    <w:sectPr>
      <w:headerReference r:id="rId22" w:type="default"/>
      <w:pgSz w:h="16834" w:w="11909" w:orient="portrait"/>
      <w:pgMar w:bottom="1133.8582677165355" w:top="1133.8582677165355"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s Lam" w:id="5" w:date="2026-07-13T02:17:4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add the channel here</w:t>
      </w:r>
    </w:p>
  </w:comment>
  <w:comment w:author="James Lam" w:id="6" w:date="2026-07-13T02:18:01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LxD team</w:t>
      </w:r>
    </w:p>
  </w:comment>
  <w:comment w:author="Dagmar Ellefsen" w:id="4" w:date="2026-07-13T08:15:29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@james.lam@decoded.com @boston.paul@decoded.com for the decodedd brand we also fdon't use bullets but always emdashes please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james.lam@decoded.com_</w:t>
      </w:r>
    </w:p>
  </w:comment>
  <w:comment w:author="Dagmar Ellefsen" w:id="1" w:date="2026-07-13T08:16:05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in person or hybrid. so maybe ratther make a nnote to check with client manager</w:t>
      </w:r>
    </w:p>
  </w:comment>
  <w:comment w:author="Mohamad Hindi" w:id="9" w:date="2026-06-30T15:31:03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slides related to ML in the deck. Should this section be added in the lesson plan?</w:t>
      </w:r>
    </w:p>
  </w:comment>
  <w:comment w:author="Mohamad Hindi" w:id="8" w:date="2026-06-30T15:09:1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link?</w:t>
      </w:r>
    </w:p>
  </w:comment>
  <w:comment w:author="Mohamad Hindi" w:id="10" w:date="2026-06-30T15:30:01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slides for LO in the deck</w:t>
      </w:r>
    </w:p>
  </w:comment>
  <w:comment w:author="Dagmar Ellefsen" w:id="0" w:date="2026-07-13T08:13:00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@james.lam@decoded.com @boston.paul@decoded.com let's use Data Science Accelerator to refer to thiis programme moving forward.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james.lam@decoded.com_</w:t>
      </w:r>
    </w:p>
  </w:comment>
  <w:comment w:author="Mohamad Hindi" w:id="11" w:date="2026-07-06T16:09:2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difference between guided practice and Whole group demo ? How should the teacher prep differently here?</w:t>
      </w:r>
    </w:p>
  </w:comment>
  <w:comment w:author="Dagmar Ellefsen" w:id="2" w:date="2026-07-13T08:13:5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@james.lam@decoded.com @boston.paul@decoded.com for anything we produce, for main text use font size 10. and don't use bold ever, always use semi-bold please :) and custom spaciing 1.3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james.lam@decoded.com_</w:t>
      </w:r>
    </w:p>
  </w:comment>
  <w:comment w:author="Dagmar Ellefsen" w:id="3" w:date="2026-07-13T08:14:49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in a decoded template this will already be in the settiinngs</w:t>
      </w:r>
    </w:p>
  </w:comment>
  <w:comment w:author="Mohamad Hindi" w:id="7" w:date="2026-06-30T14:39:4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is linking to wrong notebook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lang w:val="en_GB"/>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line="312" w:lineRule="auto"/>
    </w:pPr>
    <w:rPr>
      <w:rFonts w:ascii="Work Sans" w:cs="Work Sans" w:eastAsia="Work Sans" w:hAnsi="Work Sans"/>
      <w:sz w:val="23"/>
      <w:szCs w:val="2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u0lnFRiD-G5pJzKo4VRH6hIGX6LexVNr/edit#heading=h.b2afkbgs3qp6" TargetMode="External"/><Relationship Id="rId11" Type="http://schemas.openxmlformats.org/officeDocument/2006/relationships/hyperlink" Target="https://www.mentimeter.com/app/presentation/al7t99pua1tj5hce9kkvb3feh21oeguw/edit?question=gxzjqyotc5g5" TargetMode="External"/><Relationship Id="rId22" Type="http://schemas.openxmlformats.org/officeDocument/2006/relationships/header" Target="header1.xml"/><Relationship Id="rId10" Type="http://schemas.openxmlformats.org/officeDocument/2006/relationships/hyperlink" Target="https://docs.google.com/presentation/d/1EvQ5amYN7bVGrDOdiMQB8m4zMI7sT5F59OVIUmC_ERA/edit?usp=drive_link" TargetMode="External"/><Relationship Id="rId21" Type="http://schemas.openxmlformats.org/officeDocument/2006/relationships/hyperlink" Target="https://docs.google.com/document/d/1avv8j-mq3X_HBWOllv0H-bfRkZyqRGs0iAVmtZa8n18/edit?tab=t.0" TargetMode="External"/><Relationship Id="rId13" Type="http://schemas.openxmlformats.org/officeDocument/2006/relationships/hyperlink" Target="https://docs.google.com/presentation/d/1mrUdXJiWsJAO5NAyOUgsdMiQRPDKRG6gSgD8Kn0wKco/edit?slide=id.g3d3e20b6a34_0_0#slide=id.g3d3e20b6a34_0_0" TargetMode="External"/><Relationship Id="rId12" Type="http://schemas.openxmlformats.org/officeDocument/2006/relationships/hyperlink" Target="https://teams.microsoft.com/l/meetingrecap?driveId=b%21tBKXWAL-jkibtJxzqoxKIr4in3i5qrdMhVju6HVjBF72KzrGo8kgQYmpYf5B2pUc&amp;driveItemId=01RKZDEVO7EJGH4MLUYRC2CEDJ7YLBOBP5&amp;sitePath=https%3A%2F%2Fdecodedco.sharepoint.com%2Fsites%2FDSA-Jan26NISRA%2FShared+Documents%2FWeeks+1-10%2FRecordings%2F1+Launch+%26+Foundations-20260128_093147-Meeting+Recording.mp4%3Fweb%3D1&amp;fileUrl=https%3A%2F%2Fdecodedco.sharepoint.com%2Fsites%2FDSA-Jan26NISRA%2FShared+Documents%2FWeeks+1-10%2FRecordings%2F1+Launch+and+Foundations%2F1+Launch+%26+Foundations-20260128_093147-Meeting+Recording.mp4%3Fweb%3D1&amp;iCalUid=040000008200E00074C5B7101A82E00800000000A9416F944985DC01000000000000000010000000C2DF62200F2C074FBFF9BBF25092727F&amp;threadId=19%3A33b3a2cc760c4e70bf3f5ec51605a175%40thread.tacv2&amp;organizerId=0b1fdc20-c742-44f6-89b8-6d15b7e9a8f2&amp;tenantId=cb58d937-342a-4d96-b79e-e3598380a672&amp;callId=90d42bea-28a4-4c45-a3ba-ca506877ef2c&amp;threadType=topic&amp;meetingType=Unknown&amp;organizerGroupId=a3cb2f29-3592-46d9-be41-def679a7a4ee&amp;channelType=Standard&amp;replyChainId=1768390397881&amp;subType=RecapSharingLink_RecapCor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irtual@decoded.com" TargetMode="External"/><Relationship Id="rId15" Type="http://schemas.openxmlformats.org/officeDocument/2006/relationships/hyperlink" Target="https://drive.google.com/file/d/16NUrem432L2W7u6-Q84oyw20kdlda2tT/view?usp=sharing" TargetMode="External"/><Relationship Id="rId14" Type="http://schemas.openxmlformats.org/officeDocument/2006/relationships/hyperlink" Target="https://drive.google.com/file/d/1qyMtCMZB_2Td1PW3cHJ_fnd9EMuccG1L/view?usp=sharing" TargetMode="External"/><Relationship Id="rId17" Type="http://schemas.openxmlformats.org/officeDocument/2006/relationships/hyperlink" Target="https://docs.google.com/spreadsheets/d/1tDFGH5h47w4cTPnAEcmzqwwEffENA5muPGbzV6_eEAM/edit?gid=1353896838#gid=1353896838" TargetMode="External"/><Relationship Id="rId16" Type="http://schemas.openxmlformats.org/officeDocument/2006/relationships/hyperlink" Target="https://drive.google.com/file/d/1_rIS5PUYIKKO3D_TGLVzmC9ZVU6GQlY0/view?usp=sharing" TargetMode="External"/><Relationship Id="rId5" Type="http://schemas.openxmlformats.org/officeDocument/2006/relationships/numbering" Target="numbering.xml"/><Relationship Id="rId19" Type="http://schemas.openxmlformats.org/officeDocument/2006/relationships/hyperlink" Target="https://docs.google.com/document/d/1VVlJ1-pXISxFfHlo2E4dNJFNabVO9xFUVLIVGM15CXw/edit?tab=t.0" TargetMode="External"/><Relationship Id="rId6" Type="http://schemas.openxmlformats.org/officeDocument/2006/relationships/styles" Target="styles.xml"/><Relationship Id="rId18" Type="http://schemas.openxmlformats.org/officeDocument/2006/relationships/hyperlink" Target="https://drive.google.com/drive/folders/1HVjt9jjeW1Ej0hbWedUnDcjRCzwj7fzS?usp=drive_link" TargetMode="External"/><Relationship Id="rId7" Type="http://schemas.openxmlformats.org/officeDocument/2006/relationships/image" Target="media/image1.png"/><Relationship Id="rId8"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WorkSansSemiBold-regular.ttf"/><Relationship Id="rId6" Type="http://schemas.openxmlformats.org/officeDocument/2006/relationships/font" Target="fonts/WorkSansSemiBold-bold.ttf"/><Relationship Id="rId7" Type="http://schemas.openxmlformats.org/officeDocument/2006/relationships/font" Target="fonts/WorkSansSemiBold-italic.ttf"/><Relationship Id="rId8" Type="http://schemas.openxmlformats.org/officeDocument/2006/relationships/font" Target="fonts/Work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