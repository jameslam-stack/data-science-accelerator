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sdt>
      <w:sdtPr>
        <w:id w:val="1231852695"/>
        <w:tag w:val="goog_rdk_1"/>
      </w:sdtPr>
      <w:sdtContent>
        <w:p w:rsidR="00000000" w:rsidDel="00000000" w:rsidP="00000000" w:rsidRDefault="00000000" w:rsidRPr="00000000" w14:paraId="00000001">
          <w:pPr>
            <w:spacing w:line="312" w:lineRule="auto"/>
            <w:rPr>
              <w:rFonts w:ascii="Work Sans" w:cs="Work Sans" w:eastAsia="Work Sans" w:hAnsi="Work Sans"/>
              <w:sz w:val="20"/>
              <w:szCs w:val="20"/>
              <w:rPrChange w:author="James Lam" w:id="0" w:date="2026-08-26T11:52:35Z">
                <w:rPr>
                  <w:rFonts w:ascii="Work Sans" w:cs="Work Sans" w:eastAsia="Work Sans" w:hAnsi="Work Sans"/>
                  <w:sz w:val="20"/>
                  <w:szCs w:val="20"/>
                </w:rPr>
              </w:rPrChange>
            </w:rPr>
          </w:pPr>
          <w:sdt>
            <w:sdtPr>
              <w:id w:val="1311150887"/>
              <w:tag w:val="goog_rdk_0"/>
            </w:sdtPr>
            <w:sdtContent>
              <w:r w:rsidDel="00000000" w:rsidR="00000000" w:rsidRPr="00000000">
                <w:rPr>
                  <w:rFonts w:ascii="Work Sans" w:cs="Work Sans" w:eastAsia="Work Sans" w:hAnsi="Work Sans"/>
                  <w:sz w:val="20"/>
                  <w:szCs w:val="20"/>
                  <w:rtl w:val="0"/>
                  <w:rPrChange w:author="James Lam" w:id="0" w:date="2026-08-26T11:52:35Z">
                    <w:rPr>
                      <w:rFonts w:ascii="Work Sans" w:cs="Work Sans" w:eastAsia="Work Sans" w:hAnsi="Work Sans"/>
                      <w:sz w:val="20"/>
                      <w:szCs w:val="20"/>
                    </w:rPr>
                  </w:rPrChange>
                </w:rPr>
                <w:t xml:space="preserve">Data Science Accelerator</w:t>
              </w:r>
            </w:sdtContent>
          </w:sdt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5029200</wp:posOffset>
                </wp:positionH>
                <wp:positionV relativeFrom="paragraph">
                  <wp:posOffset>0</wp:posOffset>
                </wp:positionV>
                <wp:extent cx="802538" cy="802538"/>
                <wp:effectExtent b="0" l="0" r="0" t="0"/>
                <wp:wrapSquare wrapText="bothSides" distB="0" distT="0" distL="0" distR="0"/>
                <wp:docPr descr="Decoded logo" id="2" name="image1.png"/>
                <a:graphic>
                  <a:graphicData uri="http://schemas.openxmlformats.org/drawingml/2006/picture">
                    <pic:pic>
                      <pic:nvPicPr>
                        <pic:cNvPr descr="Decoded logo" id="0" name="image1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2538" cy="8025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sdtContent>
    </w:sdt>
    <w:p w:rsidR="00000000" w:rsidDel="00000000" w:rsidP="00000000" w:rsidRDefault="00000000" w:rsidRPr="00000000" w14:paraId="00000002">
      <w:pPr>
        <w:pStyle w:val="Title"/>
        <w:spacing w:after="200" w:line="240" w:lineRule="auto"/>
        <w:rPr>
          <w:rFonts w:ascii="Work Sans" w:cs="Work Sans" w:eastAsia="Work Sans" w:hAnsi="Work Sans"/>
          <w:sz w:val="20"/>
          <w:szCs w:val="20"/>
        </w:rPr>
      </w:pPr>
      <w:bookmarkStart w:colFirst="0" w:colLast="0" w:name="_heading=h.f2mr7mprdh4e" w:id="0"/>
      <w:bookmarkEnd w:id="0"/>
      <w:sdt>
        <w:sdtPr>
          <w:id w:val="437391067"/>
          <w:tag w:val="goog_rdk_2"/>
        </w:sdtPr>
        <w:sdtContent>
          <w:r w:rsidDel="00000000" w:rsidR="00000000" w:rsidRPr="00000000">
            <w:rPr>
              <w:rFonts w:ascii="Work Sans SemiBold" w:cs="Work Sans SemiBold" w:eastAsia="Work Sans SemiBold" w:hAnsi="Work Sans SemiBold"/>
              <w:rtl w:val="0"/>
              <w:rPrChange w:author="James Lam" w:id="0" w:date="2026-08-26T11:52:35Z">
                <w:rPr>
                  <w:rFonts w:ascii="Work Sans SemiBold" w:cs="Work Sans SemiBold" w:eastAsia="Work Sans SemiBold" w:hAnsi="Work Sans SemiBold"/>
                </w:rPr>
              </w:rPrChange>
            </w:rPr>
            <w:t xml:space="preserve">Capstone Project</w:t>
          </w:r>
        </w:sdtContent>
      </w:sdt>
      <w:r w:rsidDel="00000000" w:rsidR="00000000" w:rsidRPr="00000000">
        <w:rPr>
          <w:rtl w:val="0"/>
        </w:rPr>
      </w:r>
    </w:p>
    <w:sdt>
      <w:sdtPr>
        <w:id w:val="-1093084855"/>
        <w:tag w:val="goog_rdk_14"/>
      </w:sdtPr>
      <w:sdtContent>
        <w:p w:rsidR="00000000" w:rsidDel="00000000" w:rsidP="00000000" w:rsidRDefault="00000000" w:rsidRPr="00000000" w14:paraId="00000003">
          <w:pPr>
            <w:spacing w:line="312" w:lineRule="auto"/>
            <w:rPr>
              <w:rFonts w:ascii="Work Sans" w:cs="Work Sans" w:eastAsia="Work Sans" w:hAnsi="Work Sans"/>
              <w:sz w:val="20"/>
              <w:szCs w:val="20"/>
              <w:rPrChange w:author="James Lam" w:id="0" w:date="2026-08-26T11:52:35Z">
                <w:rPr>
                  <w:rFonts w:ascii="Work Sans" w:cs="Work Sans" w:eastAsia="Work Sans" w:hAnsi="Work Sans"/>
                  <w:sz w:val="20"/>
                  <w:szCs w:val="20"/>
                </w:rPr>
              </w:rPrChange>
            </w:rPr>
          </w:pPr>
          <w:sdt>
            <w:sdtPr>
              <w:id w:val="-1377099656"/>
              <w:tag w:val="goog_rdk_4"/>
            </w:sdtPr>
            <w:sdtContent>
              <w:ins w:author="James Lam" w:id="1" w:date="2026-08-26T11:52:47Z"/>
              <w:sdt>
                <w:sdtPr>
                  <w:id w:val="66306212"/>
                  <w:tag w:val="goog_rdk_5"/>
                </w:sdtPr>
                <w:sdtContent>
                  <w:ins w:author="James Lam" w:id="1" w:date="2026-08-26T11:52:47Z">
                    <w:r w:rsidDel="00000000" w:rsidR="00000000" w:rsidRPr="00000000">
                      <w:rPr>
                        <w:rFonts w:ascii="Work Sans" w:cs="Work Sans" w:eastAsia="Work Sans" w:hAnsi="Work Sans"/>
                        <w:sz w:val="20"/>
                        <w:szCs w:val="20"/>
                        <w:rtl w:val="0"/>
                        <w:rPrChange w:author="James Lam" w:id="2" w:date="2026-08-26T11:52:47Z">
                          <w:rPr>
                            <w:rFonts w:ascii="Work Sans" w:cs="Work Sans" w:eastAsia="Work Sans" w:hAnsi="Work Sans"/>
                            <w:sz w:val="20"/>
                            <w:szCs w:val="20"/>
                          </w:rPr>
                        </w:rPrChange>
                      </w:rPr>
                      <w:t xml:space="preserve">Week</w:t>
                    </w:r>
                  </w:ins>
                </w:sdtContent>
              </w:sdt>
              <w:ins w:author="James Lam" w:id="1" w:date="2026-08-26T11:52:47Z"/>
            </w:sdtContent>
          </w:sdt>
          <w:sdt>
            <w:sdtPr>
              <w:id w:val="-486660811"/>
              <w:tag w:val="goog_rdk_6"/>
            </w:sdtPr>
            <w:sdtContent>
              <w:del w:author="James Lam" w:id="1" w:date="2026-08-26T11:52:47Z"/>
              <w:sdt>
                <w:sdtPr>
                  <w:id w:val="-545237051"/>
                  <w:tag w:val="goog_rdk_7"/>
                </w:sdtPr>
                <w:sdtContent>
                  <w:del w:author="James Lam" w:id="1" w:date="2026-08-26T11:52:47Z">
                    <w:r w:rsidDel="00000000" w:rsidR="00000000" w:rsidRPr="00000000">
                      <w:rPr>
                        <w:rFonts w:ascii="Work Sans" w:cs="Work Sans" w:eastAsia="Work Sans" w:hAnsi="Work Sans"/>
                        <w:sz w:val="20"/>
                        <w:szCs w:val="20"/>
                        <w:rtl w:val="0"/>
                        <w:rPrChange w:author="James Lam" w:id="2" w:date="2026-08-26T11:52:47Z">
                          <w:rPr>
                            <w:rFonts w:ascii="Work Sans" w:cs="Work Sans" w:eastAsia="Work Sans" w:hAnsi="Work Sans"/>
                            <w:sz w:val="20"/>
                            <w:szCs w:val="20"/>
                          </w:rPr>
                        </w:rPrChange>
                      </w:rPr>
                      <w:delText xml:space="preserve">W</w:delText>
                    </w:r>
                  </w:del>
                </w:sdtContent>
              </w:sdt>
              <w:del w:author="James Lam" w:id="1" w:date="2026-08-26T11:52:47Z"/>
            </w:sdtContent>
          </w:sdt>
          <w:sdt>
            <w:sdtPr>
              <w:id w:val="130601918"/>
              <w:tag w:val="goog_rdk_8"/>
            </w:sdtPr>
            <w:sdtContent>
              <w:ins w:author="James Lam" w:id="3" w:date="2026-08-26T11:52:40Z">
                <w:sdt>
                  <w:sdtPr>
                    <w:id w:val="1753273489"/>
                    <w:tag w:val="goog_rdk_9"/>
                  </w:sdtPr>
                  <w:sdtContent>
                    <w:del w:author="James Lam" w:id="1" w:date="2026-08-26T11:52:47Z"/>
                  </w:sdtContent>
                </w:sdt>
              </w:ins>
              <w:sdt>
                <w:sdtPr>
                  <w:id w:val="-1390933119"/>
                  <w:tag w:val="goog_rdk_10"/>
                </w:sdtPr>
                <w:sdtContent>
                  <w:ins w:author="James Lam" w:id="3" w:date="2026-08-26T11:52:40Z">
                    <w:del w:author="James Lam" w:id="1" w:date="2026-08-26T11:52:47Z">
                      <w:r w:rsidDel="00000000" w:rsidR="00000000" w:rsidRPr="00000000">
                        <w:rPr>
                          <w:rFonts w:ascii="Work Sans" w:cs="Work Sans" w:eastAsia="Work Sans" w:hAnsi="Work Sans"/>
                          <w:sz w:val="20"/>
                          <w:szCs w:val="20"/>
                          <w:rtl w:val="0"/>
                          <w:rPrChange w:author="James Lam" w:id="2" w:date="2026-08-26T11:52:47Z">
                            <w:rPr>
                              <w:rFonts w:ascii="Work Sans" w:cs="Work Sans" w:eastAsia="Work Sans" w:hAnsi="Work Sans"/>
                              <w:sz w:val="20"/>
                              <w:szCs w:val="20"/>
                            </w:rPr>
                          </w:rPrChange>
                        </w:rPr>
                        <w:delText xml:space="preserve">eek</w:delText>
                      </w:r>
                    </w:del>
                  </w:ins>
                </w:sdtContent>
              </w:sdt>
              <w:ins w:author="James Lam" w:id="3" w:date="2026-08-26T11:52:40Z">
                <w:del w:author="James Lam" w:id="1" w:date="2026-08-26T11:52:47Z"/>
              </w:ins>
            </w:sdtContent>
          </w:sdt>
          <w:sdt>
            <w:sdtPr>
              <w:id w:val="1514083206"/>
              <w:tag w:val="goog_rdk_11"/>
            </w:sdtPr>
            <w:sdtContent>
              <w:del w:author="James Lam" w:id="1" w:date="2026-08-26T11:52:47Z"/>
              <w:sdt>
                <w:sdtPr>
                  <w:id w:val="1681769240"/>
                  <w:tag w:val="goog_rdk_12"/>
                </w:sdtPr>
                <w:sdtContent>
                  <w:del w:author="James Lam" w:id="1" w:date="2026-08-26T11:52:47Z">
                    <w:r w:rsidDel="00000000" w:rsidR="00000000" w:rsidRPr="00000000">
                      <w:rPr>
                        <w:rFonts w:ascii="Work Sans" w:cs="Work Sans" w:eastAsia="Work Sans" w:hAnsi="Work Sans"/>
                        <w:sz w:val="20"/>
                        <w:szCs w:val="20"/>
                        <w:rtl w:val="0"/>
                        <w:rPrChange w:author="James Lam" w:id="2" w:date="2026-08-26T11:52:47Z">
                          <w:rPr>
                            <w:rFonts w:ascii="Work Sans" w:cs="Work Sans" w:eastAsia="Work Sans" w:hAnsi="Work Sans"/>
                            <w:sz w:val="20"/>
                            <w:szCs w:val="20"/>
                          </w:rPr>
                        </w:rPrChange>
                      </w:rPr>
                      <w:delText xml:space="preserve">k</w:delText>
                    </w:r>
                  </w:del>
                </w:sdtContent>
              </w:sdt>
              <w:del w:author="James Lam" w:id="1" w:date="2026-08-26T11:52:47Z"/>
            </w:sdtContent>
          </w:sdt>
          <w:sdt>
            <w:sdtPr>
              <w:id w:val="1217798962"/>
              <w:tag w:val="goog_rdk_13"/>
            </w:sdtPr>
            <w:sdtContent>
              <w:r w:rsidDel="00000000" w:rsidR="00000000" w:rsidRPr="00000000">
                <w:rPr>
                  <w:rFonts w:ascii="Work Sans" w:cs="Work Sans" w:eastAsia="Work Sans" w:hAnsi="Work Sans"/>
                  <w:sz w:val="20"/>
                  <w:szCs w:val="20"/>
                  <w:rtl w:val="0"/>
                  <w:rPrChange w:author="James Lam" w:id="0" w:date="2026-08-26T11:52:35Z">
                    <w:rPr>
                      <w:rFonts w:ascii="Work Sans" w:cs="Work Sans" w:eastAsia="Work Sans" w:hAnsi="Work Sans"/>
                      <w:sz w:val="20"/>
                      <w:szCs w:val="20"/>
                    </w:rPr>
                  </w:rPrChange>
                </w:rPr>
                <w:t xml:space="preserve"> 9 - Capstone Project</w:t>
              </w:r>
            </w:sdtContent>
          </w:sdt>
        </w:p>
      </w:sdtContent>
    </w:sdt>
    <w:p w:rsidR="00000000" w:rsidDel="00000000" w:rsidP="00000000" w:rsidRDefault="00000000" w:rsidRPr="00000000" w14:paraId="00000004">
      <w:pPr>
        <w:spacing w:line="312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id w:val="1141044329"/>
        <w:tag w:val="goog_rdk_19"/>
      </w:sdtPr>
      <w:sdtContent>
        <w:p w:rsidR="00000000" w:rsidDel="00000000" w:rsidP="00000000" w:rsidRDefault="00000000" w:rsidRPr="00000000" w14:paraId="00000005">
          <w:pPr>
            <w:spacing w:line="312" w:lineRule="auto"/>
            <w:rPr>
              <w:rFonts w:ascii="Work Sans" w:cs="Work Sans" w:eastAsia="Work Sans" w:hAnsi="Work Sans"/>
              <w:sz w:val="20"/>
              <w:szCs w:val="20"/>
              <w:rPrChange w:author="James Lam" w:id="0" w:date="2026-08-26T11:52:35Z">
                <w:rPr>
                  <w:rFonts w:ascii="Work Sans" w:cs="Work Sans" w:eastAsia="Work Sans" w:hAnsi="Work Sans"/>
                  <w:sz w:val="20"/>
                  <w:szCs w:val="20"/>
                </w:rPr>
              </w:rPrChange>
            </w:rPr>
          </w:pPr>
          <w:sdt>
            <w:sdtPr>
              <w:id w:val="816012133"/>
              <w:tag w:val="goog_rdk_15"/>
            </w:sdtPr>
            <w:sdtContent>
              <w:r w:rsidDel="00000000" w:rsidR="00000000" w:rsidRPr="00000000">
                <w:rPr>
                  <w:rFonts w:ascii="Work Sans" w:cs="Work Sans" w:eastAsia="Work Sans" w:hAnsi="Work Sans"/>
                  <w:sz w:val="20"/>
                  <w:szCs w:val="20"/>
                  <w:rtl w:val="0"/>
                  <w:rPrChange w:author="James Lam" w:id="0" w:date="2026-08-26T11:52:35Z">
                    <w:rPr>
                      <w:rFonts w:ascii="Work Sans" w:cs="Work Sans" w:eastAsia="Work Sans" w:hAnsi="Work Sans"/>
                      <w:sz w:val="20"/>
                      <w:szCs w:val="20"/>
                    </w:rPr>
                  </w:rPrChange>
                </w:rPr>
                <w:t xml:space="preserve">Before the session begins ensure that you communicate with </w:t>
              </w:r>
            </w:sdtContent>
          </w:sdt>
          <w:sdt>
            <w:sdtPr>
              <w:id w:val="-939470307"/>
              <w:tag w:val="goog_rdk_16"/>
            </w:sdtPr>
            <w:sdtContent>
              <w:del w:author="James Lam" w:id="4" w:date="2026-08-26T11:47:26Z"/>
              <w:sdt>
                <w:sdtPr>
                  <w:id w:val="-763085489"/>
                  <w:tag w:val="goog_rdk_17"/>
                </w:sdtPr>
                <w:sdtContent>
                  <w:del w:author="James Lam" w:id="4" w:date="2026-08-26T11:47:26Z">
                    <w:r w:rsidDel="00000000" w:rsidR="00000000" w:rsidRPr="00000000">
                      <w:rPr>
                        <w:rFonts w:ascii="Work Sans" w:cs="Work Sans" w:eastAsia="Work Sans" w:hAnsi="Work Sans"/>
                        <w:sz w:val="20"/>
                        <w:szCs w:val="20"/>
                        <w:rtl w:val="0"/>
                        <w:rPrChange w:author="James Lam" w:id="0" w:date="2026-08-26T11:52:35Z">
                          <w:rPr>
                            <w:rFonts w:ascii="Work Sans" w:cs="Work Sans" w:eastAsia="Work Sans" w:hAnsi="Work Sans"/>
                            <w:sz w:val="20"/>
                            <w:szCs w:val="20"/>
                          </w:rPr>
                        </w:rPrChange>
                      </w:rPr>
                      <w:delText xml:space="preserve">Karl Lacey, James or Boston </w:delText>
                    </w:r>
                  </w:del>
                </w:sdtContent>
              </w:sdt>
              <w:del w:author="James Lam" w:id="4" w:date="2026-08-26T11:47:26Z"/>
            </w:sdtContent>
          </w:sdt>
          <w:sdt>
            <w:sdtPr>
              <w:id w:val="1262730520"/>
              <w:tag w:val="goog_rdk_18"/>
            </w:sdtPr>
            <w:sdtContent>
              <w:r w:rsidDel="00000000" w:rsidR="00000000" w:rsidRPr="00000000">
                <w:rPr>
                  <w:rFonts w:ascii="Work Sans" w:cs="Work Sans" w:eastAsia="Work Sans" w:hAnsi="Work Sans"/>
                  <w:sz w:val="20"/>
                  <w:szCs w:val="20"/>
                  <w:rtl w:val="0"/>
                  <w:rPrChange w:author="James Lam" w:id="0" w:date="2026-08-26T11:52:35Z">
                    <w:rPr>
                      <w:rFonts w:ascii="Work Sans" w:cs="Work Sans" w:eastAsia="Work Sans" w:hAnsi="Work Sans"/>
                      <w:sz w:val="20"/>
                      <w:szCs w:val="20"/>
                    </w:rPr>
                  </w:rPrChange>
                </w:rPr>
                <w:t xml:space="preserve">to clarify the following information for the session:</w:t>
              </w:r>
            </w:sdtContent>
          </w:sdt>
        </w:p>
      </w:sdtContent>
    </w:sdt>
    <w:sdt>
      <w:sdtPr>
        <w:id w:val="991074362"/>
        <w:tag w:val="goog_rdk_24"/>
      </w:sdtPr>
      <w:sdtContent>
        <w:p w:rsidR="00000000" w:rsidDel="00000000" w:rsidP="00000000" w:rsidRDefault="00000000" w:rsidRPr="00000000" w14:paraId="00000006">
          <w:pPr>
            <w:spacing w:line="312" w:lineRule="auto"/>
            <w:rPr>
              <w:rFonts w:ascii="Work Sans" w:cs="Work Sans" w:eastAsia="Work Sans" w:hAnsi="Work Sans"/>
              <w:rPrChange w:author="James Lam" w:id="0" w:date="2026-08-26T11:52:35Z">
                <w:rPr/>
              </w:rPrChange>
            </w:rPr>
          </w:pPr>
          <w:sdt>
            <w:sdtPr>
              <w:id w:val="537185659"/>
              <w:tag w:val="goog_rdk_20"/>
            </w:sdtPr>
            <w:sdtContent>
              <w:r w:rsidDel="00000000" w:rsidR="00000000" w:rsidRPr="00000000">
                <w:rPr>
                  <w:rFonts w:ascii="Work Sans" w:cs="Work Sans" w:eastAsia="Work Sans" w:hAnsi="Work Sans"/>
                  <w:sz w:val="20"/>
                  <w:szCs w:val="20"/>
                  <w:rtl w:val="0"/>
                  <w:rPrChange w:author="James Lam" w:id="0" w:date="2026-08-26T11:52:35Z">
                    <w:rPr>
                      <w:rFonts w:ascii="Work Sans" w:cs="Work Sans" w:eastAsia="Work Sans" w:hAnsi="Work Sans"/>
                      <w:sz w:val="20"/>
                      <w:szCs w:val="20"/>
                    </w:rPr>
                  </w:rPrChange>
                </w:rPr>
                <w:br w:type="textWrapping"/>
                <w:t xml:space="preserve">- </w:t>
              </w:r>
            </w:sdtContent>
          </w:sdt>
          <w:sdt>
            <w:sdtPr>
              <w:id w:val="768451472"/>
              <w:tag w:val="goog_rdk_21"/>
            </w:sdtPr>
            <w:sdtContent>
              <w:r w:rsidDel="00000000" w:rsidR="00000000" w:rsidRPr="00000000">
                <w:rPr>
                  <w:rFonts w:ascii="Work Sans" w:cs="Work Sans" w:eastAsia="Work Sans" w:hAnsi="Work Sans"/>
                  <w:rtl w:val="0"/>
                  <w:rPrChange w:author="James Lam" w:id="0" w:date="2026-08-26T11:52:35Z">
                    <w:rPr/>
                  </w:rPrChange>
                </w:rPr>
                <w:t xml:space="preserve">T</w:t>
              </w:r>
            </w:sdtContent>
          </w:sdt>
          <w:sdt>
            <w:sdtPr>
              <w:id w:val="-1414634282"/>
              <w:tag w:val="goog_rdk_22"/>
            </w:sdtPr>
            <w:sdtContent>
              <w:commentRangeStart w:id="0"/>
            </w:sdtContent>
          </w:sdt>
          <w:sdt>
            <w:sdtPr>
              <w:id w:val="1609752977"/>
              <w:tag w:val="goog_rdk_23"/>
            </w:sdtPr>
            <w:sdtContent>
              <w:r w:rsidDel="00000000" w:rsidR="00000000" w:rsidRPr="00000000">
                <w:rPr>
                  <w:rFonts w:ascii="Work Sans" w:cs="Work Sans" w:eastAsia="Work Sans" w:hAnsi="Work Sans"/>
                  <w:rtl w:val="0"/>
                  <w:rPrChange w:author="James Lam" w:id="0" w:date="2026-08-26T11:52:35Z">
                    <w:rPr/>
                  </w:rPrChange>
                </w:rPr>
                <w:t xml:space="preserve">he expected presentation length (usually 3 minutes but may change depending on cohort)</w:t>
              </w:r>
            </w:sdtContent>
          </w:sdt>
        </w:p>
      </w:sdtContent>
    </w:sdt>
    <w:sdt>
      <w:sdtPr>
        <w:id w:val="1333882765"/>
        <w:tag w:val="goog_rdk_26"/>
      </w:sdtPr>
      <w:sdtContent>
        <w:p w:rsidR="00000000" w:rsidDel="00000000" w:rsidP="00000000" w:rsidRDefault="00000000" w:rsidRPr="00000000" w14:paraId="00000007">
          <w:pPr>
            <w:spacing w:line="312" w:lineRule="auto"/>
            <w:rPr>
              <w:rFonts w:ascii="Work Sans" w:cs="Work Sans" w:eastAsia="Work Sans" w:hAnsi="Work Sans"/>
              <w:rPrChange w:author="James Lam" w:id="0" w:date="2026-08-26T11:52:35Z">
                <w:rPr/>
              </w:rPrChange>
            </w:rPr>
          </w:pPr>
          <w:sdt>
            <w:sdtPr>
              <w:id w:val="-1860172348"/>
              <w:tag w:val="goog_rdk_25"/>
            </w:sdtPr>
            <w:sdtContent>
              <w:r w:rsidDel="00000000" w:rsidR="00000000" w:rsidRPr="00000000">
                <w:rPr>
                  <w:rFonts w:ascii="Work Sans" w:cs="Work Sans" w:eastAsia="Work Sans" w:hAnsi="Work Sans"/>
                  <w:rtl w:val="0"/>
                  <w:rPrChange w:author="James Lam" w:id="0" w:date="2026-08-26T11:52:35Z">
                    <w:rPr/>
                  </w:rPrChange>
                </w:rPr>
                <w:t xml:space="preserve">- Required content,</w:t>
              </w:r>
            </w:sdtContent>
          </w:sdt>
        </w:p>
      </w:sdtContent>
    </w:sdt>
    <w:sdt>
      <w:sdtPr>
        <w:id w:val="-1496553633"/>
        <w:tag w:val="goog_rdk_28"/>
      </w:sdtPr>
      <w:sdtContent>
        <w:p w:rsidR="00000000" w:rsidDel="00000000" w:rsidP="00000000" w:rsidRDefault="00000000" w:rsidRPr="00000000" w14:paraId="00000008">
          <w:pPr>
            <w:spacing w:line="312" w:lineRule="auto"/>
            <w:rPr>
              <w:rFonts w:ascii="Work Sans" w:cs="Work Sans" w:eastAsia="Work Sans" w:hAnsi="Work Sans"/>
              <w:rPrChange w:author="James Lam" w:id="0" w:date="2026-08-26T11:52:35Z">
                <w:rPr/>
              </w:rPrChange>
            </w:rPr>
          </w:pPr>
          <w:sdt>
            <w:sdtPr>
              <w:id w:val="-993776624"/>
              <w:tag w:val="goog_rdk_27"/>
            </w:sdtPr>
            <w:sdtContent>
              <w:r w:rsidDel="00000000" w:rsidR="00000000" w:rsidRPr="00000000">
                <w:rPr>
                  <w:rFonts w:ascii="Work Sans" w:cs="Work Sans" w:eastAsia="Work Sans" w:hAnsi="Work Sans"/>
                  <w:rtl w:val="0"/>
                  <w:rPrChange w:author="James Lam" w:id="0" w:date="2026-08-26T11:52:35Z">
                    <w:rPr/>
                  </w:rPrChange>
                </w:rPr>
                <w:t xml:space="preserve">- Submission date,</w:t>
              </w:r>
            </w:sdtContent>
          </w:sdt>
        </w:p>
      </w:sdtContent>
    </w:sdt>
    <w:p w:rsidR="00000000" w:rsidDel="00000000" w:rsidP="00000000" w:rsidRDefault="00000000" w:rsidRPr="00000000" w14:paraId="00000009">
      <w:pPr>
        <w:spacing w:line="312" w:lineRule="auto"/>
        <w:rPr>
          <w:rFonts w:ascii="Work Sans" w:cs="Work Sans" w:eastAsia="Work Sans" w:hAnsi="Work Sans"/>
          <w:sz w:val="20"/>
          <w:szCs w:val="20"/>
        </w:rPr>
      </w:pPr>
      <w:sdt>
        <w:sdtPr>
          <w:id w:val="-1190849491"/>
          <w:tag w:val="goog_rdk_29"/>
        </w:sdtPr>
        <w:sdtContent>
          <w:r w:rsidDel="00000000" w:rsidR="00000000" w:rsidRPr="00000000">
            <w:rPr>
              <w:rFonts w:ascii="Work Sans" w:cs="Work Sans" w:eastAsia="Work Sans" w:hAnsi="Work Sans"/>
              <w:rtl w:val="0"/>
              <w:rPrChange w:author="James Lam" w:id="0" w:date="2026-08-26T11:52:35Z">
                <w:rPr/>
              </w:rPrChange>
            </w:rPr>
            <w:t xml:space="preserve">- Graduation/Presentation location</w:t>
          </w:r>
        </w:sdtContent>
      </w:sdt>
      <w:commentRangeEnd w:id="0"/>
      <w:r w:rsidDel="00000000" w:rsidR="00000000" w:rsidRPr="00000000">
        <w:commentReference w:id="0"/>
      </w:r>
      <w:sdt>
        <w:sdtPr>
          <w:id w:val="-2099055679"/>
          <w:tag w:val="goog_rdk_30"/>
        </w:sdtPr>
        <w:sdtContent>
          <w:r w:rsidDel="00000000" w:rsidR="00000000" w:rsidRPr="00000000">
            <w:rPr>
              <w:rFonts w:ascii="Work Sans" w:cs="Work Sans" w:eastAsia="Work Sans" w:hAnsi="Work Sans"/>
              <w:rtl w:val="0"/>
              <w:rPrChange w:author="James Lam" w:id="0" w:date="2026-08-26T11:52:35Z">
                <w:rPr/>
              </w:rPrChange>
            </w:rPr>
            <w:t xml:space="preserve">.</w:t>
          </w:r>
        </w:sdtContent>
      </w:sdt>
      <w:r w:rsidDel="00000000" w:rsidR="00000000" w:rsidRPr="00000000">
        <w:rPr>
          <w:rtl w:val="0"/>
        </w:rPr>
      </w:r>
    </w:p>
    <w:sdt>
      <w:sdtPr>
        <w:id w:val="1145219169"/>
        <w:tag w:val="goog_rdk_45"/>
      </w:sdtPr>
      <w:sdtContent>
        <w:p w:rsidR="00000000" w:rsidDel="00000000" w:rsidP="00000000" w:rsidRDefault="00000000" w:rsidRPr="00000000" w14:paraId="0000000A">
          <w:pPr>
            <w:spacing w:after="240" w:before="240" w:lineRule="auto"/>
            <w:rPr>
              <w:rFonts w:ascii="Work Sans" w:cs="Work Sans" w:eastAsia="Work Sans" w:hAnsi="Work Sans"/>
              <w:rPrChange w:author="James Lam" w:id="0" w:date="2026-08-26T11:52:35Z">
                <w:rPr/>
              </w:rPrChange>
            </w:rPr>
          </w:pPr>
          <w:sdt>
            <w:sdtPr>
              <w:id w:val="-56542286"/>
              <w:tag w:val="goog_rdk_31"/>
            </w:sdtPr>
            <w:sdtContent>
              <w:r w:rsidDel="00000000" w:rsidR="00000000" w:rsidRPr="00000000">
                <w:rPr>
                  <w:rFonts w:ascii="Work Sans" w:cs="Work Sans" w:eastAsia="Work Sans" w:hAnsi="Work Sans"/>
                  <w:rtl w:val="0"/>
                  <w:rPrChange w:author="James Lam" w:id="0" w:date="2026-08-26T11:52:35Z">
                    <w:rPr/>
                  </w:rPrChange>
                </w:rPr>
                <w:t xml:space="preserve">The session will be led by two </w:t>
              </w:r>
            </w:sdtContent>
          </w:sdt>
          <w:sdt>
            <w:sdtPr>
              <w:id w:val="1848381366"/>
              <w:tag w:val="goog_rdk_32"/>
            </w:sdtPr>
            <w:sdtContent>
              <w:ins w:author="James Lam" w:id="5" w:date="2026-08-26T11:47:49Z"/>
              <w:sdt>
                <w:sdtPr>
                  <w:id w:val="-1465065714"/>
                  <w:tag w:val="goog_rdk_33"/>
                </w:sdtPr>
                <w:sdtContent>
                  <w:ins w:author="James Lam" w:id="5" w:date="2026-08-26T11:47:49Z">
                    <w:r w:rsidDel="00000000" w:rsidR="00000000" w:rsidRPr="00000000">
                      <w:rPr>
                        <w:rFonts w:ascii="Work Sans" w:cs="Work Sans" w:eastAsia="Work Sans" w:hAnsi="Work Sans"/>
                        <w:rtl w:val="0"/>
                        <w:rPrChange w:author="James Lam" w:id="0" w:date="2026-08-26T11:52:35Z">
                          <w:rPr/>
                        </w:rPrChange>
                      </w:rPr>
                      <w:t xml:space="preserve">facilitator</w:t>
                    </w:r>
                  </w:ins>
                </w:sdtContent>
              </w:sdt>
              <w:ins w:author="James Lam" w:id="5" w:date="2026-08-26T11:47:49Z"/>
            </w:sdtContent>
          </w:sdt>
          <w:sdt>
            <w:sdtPr>
              <w:id w:val="-1719856269"/>
              <w:tag w:val="goog_rdk_34"/>
            </w:sdtPr>
            <w:sdtContent>
              <w:del w:author="James Lam" w:id="5" w:date="2026-08-26T11:47:49Z"/>
              <w:sdt>
                <w:sdtPr>
                  <w:id w:val="-657605172"/>
                  <w:tag w:val="goog_rdk_35"/>
                </w:sdtPr>
                <w:sdtContent>
                  <w:del w:author="James Lam" w:id="5" w:date="2026-08-26T11:47:49Z">
                    <w:r w:rsidDel="00000000" w:rsidR="00000000" w:rsidRPr="00000000">
                      <w:rPr>
                        <w:rFonts w:ascii="Work Sans" w:cs="Work Sans" w:eastAsia="Work Sans" w:hAnsi="Work Sans"/>
                        <w:rtl w:val="0"/>
                        <w:rPrChange w:author="James Lam" w:id="0" w:date="2026-08-26T11:52:35Z">
                          <w:rPr/>
                        </w:rPrChange>
                      </w:rPr>
                      <w:delText xml:space="preserve">tutor</w:delText>
                    </w:r>
                  </w:del>
                </w:sdtContent>
              </w:sdt>
              <w:del w:author="James Lam" w:id="5" w:date="2026-08-26T11:47:49Z"/>
            </w:sdtContent>
          </w:sdt>
          <w:sdt>
            <w:sdtPr>
              <w:id w:val="-1479647037"/>
              <w:tag w:val="goog_rdk_36"/>
            </w:sdtPr>
            <w:sdtContent>
              <w:r w:rsidDel="00000000" w:rsidR="00000000" w:rsidRPr="00000000">
                <w:rPr>
                  <w:rFonts w:ascii="Work Sans" w:cs="Work Sans" w:eastAsia="Work Sans" w:hAnsi="Work Sans"/>
                  <w:rtl w:val="0"/>
                  <w:rPrChange w:author="James Lam" w:id="0" w:date="2026-08-26T11:52:35Z">
                    <w:rPr/>
                  </w:rPrChange>
                </w:rPr>
                <w:t xml:space="preserve">s. One </w:t>
              </w:r>
            </w:sdtContent>
          </w:sdt>
          <w:sdt>
            <w:sdtPr>
              <w:id w:val="-1468806921"/>
              <w:tag w:val="goog_rdk_37"/>
            </w:sdtPr>
            <w:sdtContent>
              <w:ins w:author="James Lam" w:id="5" w:date="2026-08-26T11:47:49Z"/>
              <w:sdt>
                <w:sdtPr>
                  <w:id w:val="-1093492910"/>
                  <w:tag w:val="goog_rdk_38"/>
                </w:sdtPr>
                <w:sdtContent>
                  <w:ins w:author="James Lam" w:id="5" w:date="2026-08-26T11:47:49Z">
                    <w:r w:rsidDel="00000000" w:rsidR="00000000" w:rsidRPr="00000000">
                      <w:rPr>
                        <w:rFonts w:ascii="Work Sans" w:cs="Work Sans" w:eastAsia="Work Sans" w:hAnsi="Work Sans"/>
                        <w:rtl w:val="0"/>
                        <w:rPrChange w:author="James Lam" w:id="0" w:date="2026-08-26T11:52:35Z">
                          <w:rPr/>
                        </w:rPrChange>
                      </w:rPr>
                      <w:t xml:space="preserve">facilitator</w:t>
                    </w:r>
                  </w:ins>
                </w:sdtContent>
              </w:sdt>
              <w:ins w:author="James Lam" w:id="5" w:date="2026-08-26T11:47:49Z"/>
            </w:sdtContent>
          </w:sdt>
          <w:sdt>
            <w:sdtPr>
              <w:id w:val="-490004298"/>
              <w:tag w:val="goog_rdk_39"/>
            </w:sdtPr>
            <w:sdtContent>
              <w:del w:author="James Lam" w:id="5" w:date="2026-08-26T11:47:49Z"/>
              <w:sdt>
                <w:sdtPr>
                  <w:id w:val="2057147125"/>
                  <w:tag w:val="goog_rdk_40"/>
                </w:sdtPr>
                <w:sdtContent>
                  <w:del w:author="James Lam" w:id="5" w:date="2026-08-26T11:47:49Z">
                    <w:r w:rsidDel="00000000" w:rsidR="00000000" w:rsidRPr="00000000">
                      <w:rPr>
                        <w:rFonts w:ascii="Work Sans" w:cs="Work Sans" w:eastAsia="Work Sans" w:hAnsi="Work Sans"/>
                        <w:rtl w:val="0"/>
                        <w:rPrChange w:author="James Lam" w:id="0" w:date="2026-08-26T11:52:35Z">
                          <w:rPr/>
                        </w:rPrChange>
                      </w:rPr>
                      <w:delText xml:space="preserve">tutor</w:delText>
                    </w:r>
                  </w:del>
                </w:sdtContent>
              </w:sdt>
              <w:del w:author="James Lam" w:id="5" w:date="2026-08-26T11:47:49Z"/>
            </w:sdtContent>
          </w:sdt>
          <w:sdt>
            <w:sdtPr>
              <w:id w:val="-2012871506"/>
              <w:tag w:val="goog_rdk_41"/>
            </w:sdtPr>
            <w:sdtContent>
              <w:r w:rsidDel="00000000" w:rsidR="00000000" w:rsidRPr="00000000">
                <w:rPr>
                  <w:rFonts w:ascii="Work Sans" w:cs="Work Sans" w:eastAsia="Work Sans" w:hAnsi="Work Sans"/>
                  <w:rtl w:val="0"/>
                  <w:rPrChange w:author="James Lam" w:id="0" w:date="2026-08-26T11:52:35Z">
                    <w:rPr/>
                  </w:rPrChange>
                </w:rPr>
                <w:t xml:space="preserve"> will remain in the </w:t>
              </w:r>
            </w:sdtContent>
          </w:sdt>
          <w:sdt>
            <w:sdtPr>
              <w:id w:val="-1445737074"/>
              <w:tag w:val="goog_rdk_42"/>
            </w:sdtPr>
            <w:sdtContent>
              <w:commentRangeStart w:id="1"/>
            </w:sdtContent>
          </w:sdt>
          <w:sdt>
            <w:sdtPr>
              <w:id w:val="-2090624667"/>
              <w:tag w:val="goog_rdk_43"/>
            </w:sdtPr>
            <w:sdtContent>
              <w:r w:rsidDel="00000000" w:rsidR="00000000" w:rsidRPr="00000000">
                <w:rPr>
                  <w:rFonts w:ascii="Work Sans" w:cs="Work Sans" w:eastAsia="Work Sans" w:hAnsi="Work Sans"/>
                  <w:rtl w:val="0"/>
                  <w:rPrChange w:author="James Lam" w:id="0" w:date="2026-08-26T11:52:35Z">
                    <w:rPr/>
                  </w:rPrChange>
                </w:rPr>
                <w:t xml:space="preserve">main room throughout the day</w:t>
              </w:r>
            </w:sdtContent>
          </w:sdt>
          <w:commentRangeEnd w:id="1"/>
          <w:r w:rsidDel="00000000" w:rsidR="00000000" w:rsidRPr="00000000">
            <w:commentReference w:id="1"/>
          </w:r>
          <w:sdt>
            <w:sdtPr>
              <w:id w:val="-1079197068"/>
              <w:tag w:val="goog_rdk_44"/>
            </w:sdtPr>
            <w:sdtContent>
              <w:r w:rsidDel="00000000" w:rsidR="00000000" w:rsidRPr="00000000">
                <w:rPr>
                  <w:rFonts w:ascii="Work Sans" w:cs="Work Sans" w:eastAsia="Work Sans" w:hAnsi="Work Sans"/>
                  <w:rtl w:val="0"/>
                  <w:rPrChange w:author="James Lam" w:id="0" w:date="2026-08-26T11:52:35Z">
                    <w:rPr/>
                  </w:rPrChange>
                </w:rPr>
                <w:t xml:space="preserve">, while the other will move between the breakout rooms to provide targeted support.</w:t>
              </w:r>
            </w:sdtContent>
          </w:sdt>
        </w:p>
      </w:sdtContent>
    </w:sdt>
    <w:sdt>
      <w:sdtPr>
        <w:id w:val="-1612857821"/>
        <w:tag w:val="goog_rdk_47"/>
      </w:sdtPr>
      <w:sdtContent>
        <w:p w:rsidR="00000000" w:rsidDel="00000000" w:rsidP="00000000" w:rsidRDefault="00000000" w:rsidRPr="00000000" w14:paraId="0000000B">
          <w:pPr>
            <w:spacing w:after="240" w:before="240" w:lineRule="auto"/>
            <w:rPr>
              <w:rFonts w:ascii="Work Sans" w:cs="Work Sans" w:eastAsia="Work Sans" w:hAnsi="Work Sans"/>
              <w:rPrChange w:author="James Lam" w:id="0" w:date="2026-08-26T11:52:35Z">
                <w:rPr/>
              </w:rPrChange>
            </w:rPr>
          </w:pPr>
          <w:sdt>
            <w:sdtPr>
              <w:id w:val="-1247478738"/>
              <w:tag w:val="goog_rdk_46"/>
            </w:sdtPr>
            <w:sdtContent>
              <w:r w:rsidDel="00000000" w:rsidR="00000000" w:rsidRPr="00000000">
                <w:rPr>
                  <w:rFonts w:ascii="Work Sans" w:cs="Work Sans" w:eastAsia="Work Sans" w:hAnsi="Work Sans"/>
                  <w:rtl w:val="0"/>
                  <w:rPrChange w:author="James Lam" w:id="0" w:date="2026-08-26T11:52:35Z">
                    <w:rPr/>
                  </w:rPrChange>
                </w:rPr>
                <w:t xml:space="preserve">After lunch, breakout rooms will be organised by problem type (Classification, Regression, and Time Series). Learners should join the room most relevant to their project, and all one-to-one support conversations should be recorded in the 1:1 tracking sheet.</w:t>
              </w:r>
            </w:sdtContent>
          </w:sdt>
        </w:p>
      </w:sdtContent>
    </w:sdt>
    <w:sdt>
      <w:sdtPr>
        <w:id w:val="1881451341"/>
        <w:tag w:val="goog_rdk_54"/>
      </w:sdtPr>
      <w:sdtContent>
        <w:p w:rsidR="00000000" w:rsidDel="00000000" w:rsidP="00000000" w:rsidRDefault="00000000" w:rsidRPr="00000000" w14:paraId="0000000C">
          <w:pPr>
            <w:spacing w:after="240" w:before="240" w:lineRule="auto"/>
            <w:rPr>
              <w:rFonts w:ascii="Work Sans" w:cs="Work Sans" w:eastAsia="Work Sans" w:hAnsi="Work Sans"/>
              <w:rPrChange w:author="James Lam" w:id="0" w:date="2026-08-26T11:52:35Z">
                <w:rPr/>
              </w:rPrChange>
            </w:rPr>
          </w:pPr>
          <w:sdt>
            <w:sdtPr>
              <w:id w:val="-1336509292"/>
              <w:tag w:val="goog_rdk_48"/>
            </w:sdtPr>
            <w:sdtContent>
              <w:r w:rsidDel="00000000" w:rsidR="00000000" w:rsidRPr="00000000">
                <w:rPr>
                  <w:rFonts w:ascii="Work Sans" w:cs="Work Sans" w:eastAsia="Work Sans" w:hAnsi="Work Sans"/>
                  <w:rtl w:val="0"/>
                  <w:rPrChange w:author="James Lam" w:id="0" w:date="2026-08-26T11:52:35Z">
                    <w:rPr/>
                  </w:rPrChange>
                </w:rPr>
                <w:t xml:space="preserve">The main room will remain open throughout the afternoon for learners who would benefit from additional guidance. One </w:t>
              </w:r>
            </w:sdtContent>
          </w:sdt>
          <w:sdt>
            <w:sdtPr>
              <w:id w:val="1396722700"/>
              <w:tag w:val="goog_rdk_49"/>
            </w:sdtPr>
            <w:sdtContent>
              <w:ins w:author="James Lam" w:id="5" w:date="2026-08-26T11:47:49Z"/>
              <w:sdt>
                <w:sdtPr>
                  <w:id w:val="1841923852"/>
                  <w:tag w:val="goog_rdk_50"/>
                </w:sdtPr>
                <w:sdtContent>
                  <w:ins w:author="James Lam" w:id="5" w:date="2026-08-26T11:47:49Z">
                    <w:r w:rsidDel="00000000" w:rsidR="00000000" w:rsidRPr="00000000">
                      <w:rPr>
                        <w:rFonts w:ascii="Work Sans" w:cs="Work Sans" w:eastAsia="Work Sans" w:hAnsi="Work Sans"/>
                        <w:rtl w:val="0"/>
                        <w:rPrChange w:author="James Lam" w:id="0" w:date="2026-08-26T11:52:35Z">
                          <w:rPr/>
                        </w:rPrChange>
                      </w:rPr>
                      <w:t xml:space="preserve">facilitator</w:t>
                    </w:r>
                  </w:ins>
                </w:sdtContent>
              </w:sdt>
              <w:ins w:author="James Lam" w:id="5" w:date="2026-08-26T11:47:49Z"/>
            </w:sdtContent>
          </w:sdt>
          <w:sdt>
            <w:sdtPr>
              <w:id w:val="1943711224"/>
              <w:tag w:val="goog_rdk_51"/>
            </w:sdtPr>
            <w:sdtContent>
              <w:del w:author="James Lam" w:id="5" w:date="2026-08-26T11:47:49Z"/>
              <w:sdt>
                <w:sdtPr>
                  <w:id w:val="535846063"/>
                  <w:tag w:val="goog_rdk_52"/>
                </w:sdtPr>
                <w:sdtContent>
                  <w:del w:author="James Lam" w:id="5" w:date="2026-08-26T11:47:49Z">
                    <w:r w:rsidDel="00000000" w:rsidR="00000000" w:rsidRPr="00000000">
                      <w:rPr>
                        <w:rFonts w:ascii="Work Sans" w:cs="Work Sans" w:eastAsia="Work Sans" w:hAnsi="Work Sans"/>
                        <w:rtl w:val="0"/>
                        <w:rPrChange w:author="James Lam" w:id="0" w:date="2026-08-26T11:52:35Z">
                          <w:rPr/>
                        </w:rPrChange>
                      </w:rPr>
                      <w:delText xml:space="preserve">tutor</w:delText>
                    </w:r>
                  </w:del>
                </w:sdtContent>
              </w:sdt>
              <w:del w:author="James Lam" w:id="5" w:date="2026-08-26T11:47:49Z"/>
            </w:sdtContent>
          </w:sdt>
          <w:sdt>
            <w:sdtPr>
              <w:id w:val="51723113"/>
              <w:tag w:val="goog_rdk_53"/>
            </w:sdtPr>
            <w:sdtContent>
              <w:r w:rsidDel="00000000" w:rsidR="00000000" w:rsidRPr="00000000">
                <w:rPr>
                  <w:rFonts w:ascii="Work Sans" w:cs="Work Sans" w:eastAsia="Work Sans" w:hAnsi="Work Sans"/>
                  <w:rtl w:val="0"/>
                  <w:rPrChange w:author="James Lam" w:id="0" w:date="2026-08-26T11:52:35Z">
                    <w:rPr/>
                  </w:rPrChange>
                </w:rPr>
                <w:t xml:space="preserve"> will deliver an end-to-end walkthrough of the project templates and answer questions as they arise.</w:t>
              </w:r>
            </w:sdtContent>
          </w:sdt>
        </w:p>
      </w:sdtContent>
    </w:sdt>
    <w:sdt>
      <w:sdtPr>
        <w:id w:val="-1733970150"/>
        <w:tag w:val="goog_rdk_56"/>
      </w:sdtPr>
      <w:sdtContent>
        <w:p w:rsidR="00000000" w:rsidDel="00000000" w:rsidP="00000000" w:rsidRDefault="00000000" w:rsidRPr="00000000" w14:paraId="0000000D">
          <w:pPr>
            <w:spacing w:after="240" w:before="240" w:lineRule="auto"/>
            <w:rPr>
              <w:rFonts w:ascii="Work Sans" w:cs="Work Sans" w:eastAsia="Work Sans" w:hAnsi="Work Sans"/>
              <w:rPrChange w:author="James Lam" w:id="0" w:date="2026-08-26T11:52:35Z">
                <w:rPr/>
              </w:rPrChange>
            </w:rPr>
          </w:pPr>
          <w:sdt>
            <w:sdtPr>
              <w:id w:val="-56571791"/>
              <w:tag w:val="goog_rdk_55"/>
            </w:sdtPr>
            <w:sdtContent>
              <w:r w:rsidDel="00000000" w:rsidR="00000000" w:rsidRPr="00000000">
                <w:rPr>
                  <w:rFonts w:ascii="Work Sans" w:cs="Work Sans" w:eastAsia="Work Sans" w:hAnsi="Work Sans"/>
                  <w:rtl w:val="0"/>
                  <w:rPrChange w:author="James Lam" w:id="0" w:date="2026-08-26T11:52:35Z">
                    <w:rPr/>
                  </w:rPrChange>
                </w:rPr>
                <w:t xml:space="preserve">The morning session will focus on ensuring learners have a clear understanding of the capstone presentation requirements, </w:t>
              </w:r>
            </w:sdtContent>
          </w:sdt>
        </w:p>
      </w:sdtContent>
    </w:sdt>
    <w:sdt>
      <w:sdtPr>
        <w:id w:val="-1551729404"/>
        <w:tag w:val="goog_rdk_58"/>
      </w:sdtPr>
      <w:sdtContent>
        <w:p w:rsidR="00000000" w:rsidDel="00000000" w:rsidP="00000000" w:rsidRDefault="00000000" w:rsidRPr="00000000" w14:paraId="0000000E">
          <w:pPr>
            <w:spacing w:after="240" w:before="240" w:lineRule="auto"/>
            <w:rPr>
              <w:rFonts w:ascii="Work Sans" w:cs="Work Sans" w:eastAsia="Work Sans" w:hAnsi="Work Sans"/>
              <w:rPrChange w:author="James Lam" w:id="0" w:date="2026-08-26T11:52:35Z">
                <w:rPr/>
              </w:rPrChange>
            </w:rPr>
          </w:pPr>
          <w:sdt>
            <w:sdtPr>
              <w:id w:val="-1975175811"/>
              <w:tag w:val="goog_rdk_57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id w:val="1397446708"/>
        <w:tag w:val="goog_rdk_60"/>
      </w:sdtPr>
      <w:sdtContent>
        <w:p w:rsidR="00000000" w:rsidDel="00000000" w:rsidP="00000000" w:rsidRDefault="00000000" w:rsidRPr="00000000" w14:paraId="0000000F">
          <w:pPr>
            <w:spacing w:after="240" w:before="240" w:lineRule="auto"/>
            <w:rPr>
              <w:rFonts w:ascii="Work Sans" w:cs="Work Sans" w:eastAsia="Work Sans" w:hAnsi="Work Sans"/>
              <w:rPrChange w:author="James Lam" w:id="0" w:date="2026-08-26T11:52:35Z">
                <w:rPr/>
              </w:rPrChange>
            </w:rPr>
          </w:pPr>
          <w:sdt>
            <w:sdtPr>
              <w:id w:val="1624569831"/>
              <w:tag w:val="goog_rdk_59"/>
            </w:sdtPr>
            <w:sdtContent>
              <w:r w:rsidDel="00000000" w:rsidR="00000000" w:rsidRPr="00000000">
                <w:rPr>
                  <w:rFonts w:ascii="Work Sans" w:cs="Work Sans" w:eastAsia="Work Sans" w:hAnsi="Work Sans"/>
                  <w:rtl w:val="0"/>
                  <w:rPrChange w:author="James Lam" w:id="0" w:date="2026-08-26T11:52:35Z">
                    <w:rPr/>
                  </w:rPrChange>
                </w:rPr>
                <w:t xml:space="preserve"> The second half of the morning will introduce the available project templates and explain how they can be used to support learners in completing their capstone projects.</w:t>
              </w:r>
            </w:sdtContent>
          </w:sdt>
        </w:p>
      </w:sdtContent>
    </w:sdt>
    <w:sdt>
      <w:sdtPr>
        <w:id w:val="630909558"/>
        <w:tag w:val="goog_rdk_62"/>
      </w:sdtPr>
      <w:sdtContent>
        <w:p w:rsidR="00000000" w:rsidDel="00000000" w:rsidP="00000000" w:rsidRDefault="00000000" w:rsidRPr="00000000" w14:paraId="00000010">
          <w:pPr>
            <w:rPr>
              <w:rFonts w:ascii="Work Sans" w:cs="Work Sans" w:eastAsia="Work Sans" w:hAnsi="Work Sans"/>
              <w:b w:val="1"/>
              <w:bCs w:val="1"/>
              <w:rPrChange w:author="James Lam" w:id="0" w:date="2026-08-26T11:52:35Z">
                <w:rPr>
                  <w:b w:val="1"/>
                  <w:bCs w:val="1"/>
                </w:rPr>
              </w:rPrChange>
            </w:rPr>
          </w:pPr>
          <w:sdt>
            <w:sdtPr>
              <w:id w:val="-1560888098"/>
              <w:tag w:val="goog_rdk_61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id w:val="1782468052"/>
        <w:tag w:val="goog_rdk_64"/>
      </w:sdtPr>
      <w:sdtContent>
        <w:p w:rsidR="00000000" w:rsidDel="00000000" w:rsidP="00000000" w:rsidRDefault="00000000" w:rsidRPr="00000000" w14:paraId="00000011">
          <w:pPr>
            <w:rPr>
              <w:rFonts w:ascii="Work Sans" w:cs="Work Sans" w:eastAsia="Work Sans" w:hAnsi="Work Sans"/>
              <w:b w:val="1"/>
              <w:bCs w:val="1"/>
              <w:sz w:val="40"/>
              <w:szCs w:val="40"/>
              <w:rPrChange w:author="James Lam" w:id="0" w:date="2026-08-26T11:52:35Z">
                <w:rPr>
                  <w:b w:val="1"/>
                  <w:bCs w:val="1"/>
                  <w:sz w:val="40"/>
                  <w:szCs w:val="40"/>
                </w:rPr>
              </w:rPrChange>
            </w:rPr>
          </w:pPr>
          <w:sdt>
            <w:sdtPr>
              <w:id w:val="1575258343"/>
              <w:tag w:val="goog_rdk_63"/>
            </w:sdtPr>
            <w:sdtContent>
              <w:r w:rsidDel="00000000" w:rsidR="00000000" w:rsidRPr="00000000">
                <w:rPr>
                  <w:rFonts w:ascii="Work Sans" w:cs="Work Sans" w:eastAsia="Work Sans" w:hAnsi="Work Sans"/>
                  <w:b w:val="1"/>
                  <w:bCs w:val="1"/>
                  <w:sz w:val="40"/>
                  <w:szCs w:val="40"/>
                  <w:rtl w:val="0"/>
                  <w:rPrChange w:author="James Lam" w:id="0" w:date="2026-08-26T11:52:35Z">
                    <w:rPr>
                      <w:b w:val="1"/>
                      <w:bCs w:val="1"/>
                      <w:sz w:val="40"/>
                      <w:szCs w:val="40"/>
                    </w:rPr>
                  </w:rPrChange>
                </w:rPr>
                <w:t xml:space="preserve">Session Structure</w:t>
              </w:r>
            </w:sdtContent>
          </w:sdt>
        </w:p>
      </w:sdtContent>
    </w:sdt>
    <w:sdt>
      <w:sdtPr>
        <w:id w:val="-4140744"/>
        <w:tag w:val="goog_rdk_66"/>
      </w:sdtPr>
      <w:sdtContent>
        <w:p w:rsidR="00000000" w:rsidDel="00000000" w:rsidP="00000000" w:rsidRDefault="00000000" w:rsidRPr="00000000" w14:paraId="00000012">
          <w:pPr>
            <w:rPr>
              <w:rFonts w:ascii="Work Sans" w:cs="Work Sans" w:eastAsia="Work Sans" w:hAnsi="Work Sans"/>
              <w:rPrChange w:author="James Lam" w:id="0" w:date="2026-08-26T11:52:35Z">
                <w:rPr/>
              </w:rPrChange>
            </w:rPr>
          </w:pPr>
          <w:sdt>
            <w:sdtPr>
              <w:id w:val="-867042692"/>
              <w:tag w:val="goog_rdk_65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id w:val="364955701"/>
        <w:tag w:val="goog_rdk_75"/>
      </w:sdtPr>
      <w:sdtContent>
        <w:p w:rsidR="00000000" w:rsidDel="00000000" w:rsidP="00000000" w:rsidRDefault="00000000" w:rsidRPr="00000000" w14:paraId="00000013">
          <w:pPr>
            <w:spacing w:after="240" w:before="240" w:lineRule="auto"/>
            <w:rPr>
              <w:rFonts w:ascii="Work Sans" w:cs="Work Sans" w:eastAsia="Work Sans" w:hAnsi="Work Sans"/>
              <w:rPrChange w:author="James Lam" w:id="0" w:date="2026-08-26T11:52:35Z">
                <w:rPr/>
              </w:rPrChange>
            </w:rPr>
          </w:pPr>
          <w:sdt>
            <w:sdtPr>
              <w:id w:val="-358509846"/>
              <w:tag w:val="goog_rdk_67"/>
            </w:sdtPr>
            <w:sdtContent>
              <w:r w:rsidDel="00000000" w:rsidR="00000000" w:rsidRPr="00000000">
                <w:rPr>
                  <w:rFonts w:ascii="Work Sans" w:cs="Work Sans" w:eastAsia="Work Sans" w:hAnsi="Work Sans"/>
                  <w:b w:val="1"/>
                  <w:bCs w:val="1"/>
                  <w:rtl w:val="0"/>
                  <w:rPrChange w:author="James Lam" w:id="0" w:date="2026-08-26T11:52:35Z">
                    <w:rPr>
                      <w:b w:val="1"/>
                      <w:bCs w:val="1"/>
                    </w:rPr>
                  </w:rPrChange>
                </w:rPr>
                <w:t xml:space="preserve">09:30–09:45</w:t>
              </w:r>
            </w:sdtContent>
          </w:sdt>
          <w:sdt>
            <w:sdtPr>
              <w:id w:val="-677394867"/>
              <w:tag w:val="goog_rdk_68"/>
            </w:sdtPr>
            <w:sdtContent>
              <w:r w:rsidDel="00000000" w:rsidR="00000000" w:rsidRPr="00000000">
                <w:rPr>
                  <w:rFonts w:ascii="Work Sans" w:cs="Work Sans" w:eastAsia="Work Sans" w:hAnsi="Work Sans"/>
                  <w:rtl w:val="0"/>
                  <w:rPrChange w:author="James Lam" w:id="0" w:date="2026-08-26T11:52:35Z">
                    <w:rPr/>
                  </w:rPrChange>
                </w:rPr>
                <w:t xml:space="preserve"> – Welcome and session introduction. Explain that the purpose of the session is to help learners gain clarity on the</w:t>
              </w:r>
            </w:sdtContent>
          </w:sdt>
          <w:sdt>
            <w:sdtPr>
              <w:id w:val="-1750390197"/>
              <w:tag w:val="goog_rdk_69"/>
            </w:sdtPr>
            <w:sdtContent>
              <w:commentRangeStart w:id="2"/>
            </w:sdtContent>
          </w:sdt>
          <w:sdt>
            <w:sdtPr>
              <w:id w:val="-1515248937"/>
              <w:tag w:val="goog_rdk_70"/>
            </w:sdtPr>
            <w:sdtContent>
              <w:r w:rsidDel="00000000" w:rsidR="00000000" w:rsidRPr="00000000">
                <w:rPr>
                  <w:rFonts w:ascii="Work Sans" w:cs="Work Sans" w:eastAsia="Work Sans" w:hAnsi="Work Sans"/>
                  <w:rtl w:val="0"/>
                  <w:rPrChange w:author="James Lam" w:id="0" w:date="2026-08-26T11:52:35Z">
                    <w:rPr/>
                  </w:rPrChange>
                </w:rPr>
                <w:t xml:space="preserve"> capstone requirements</w:t>
              </w:r>
            </w:sdtContent>
          </w:sdt>
          <w:commentRangeEnd w:id="2"/>
          <w:r w:rsidDel="00000000" w:rsidR="00000000" w:rsidRPr="00000000">
            <w:commentReference w:id="2"/>
          </w:r>
          <w:sdt>
            <w:sdtPr>
              <w:id w:val="-321654720"/>
              <w:tag w:val="goog_rdk_71"/>
            </w:sdtPr>
            <w:sdtContent>
              <w:r w:rsidDel="00000000" w:rsidR="00000000" w:rsidRPr="00000000">
                <w:rPr>
                  <w:rFonts w:ascii="Work Sans" w:cs="Work Sans" w:eastAsia="Work Sans" w:hAnsi="Work Sans"/>
                  <w:rtl w:val="0"/>
                  <w:rPrChange w:author="James Lam" w:id="0" w:date="2026-08-26T11:52:35Z">
                    <w:rPr/>
                  </w:rPrChange>
                </w:rPr>
                <w:t xml:space="preserve"> and </w:t>
              </w:r>
            </w:sdtContent>
          </w:sdt>
          <w:sdt>
            <w:sdtPr>
              <w:id w:val="-947913838"/>
              <w:tag w:val="goog_rdk_72"/>
            </w:sdtPr>
            <w:sdtContent>
              <w:commentRangeStart w:id="3"/>
            </w:sdtContent>
          </w:sdt>
          <w:sdt>
            <w:sdtPr>
              <w:id w:val="-1185243220"/>
              <w:tag w:val="goog_rdk_73"/>
            </w:sdtPr>
            <w:sdtContent>
              <w:r w:rsidDel="00000000" w:rsidR="00000000" w:rsidRPr="00000000">
                <w:rPr>
                  <w:rFonts w:ascii="Work Sans" w:cs="Work Sans" w:eastAsia="Work Sans" w:hAnsi="Work Sans"/>
                  <w:rtl w:val="0"/>
                  <w:rPrChange w:author="James Lam" w:id="0" w:date="2026-08-26T11:52:35Z">
                    <w:rPr/>
                  </w:rPrChange>
                </w:rPr>
                <w:t xml:space="preserve">understand the support available.</w:t>
              </w:r>
            </w:sdtContent>
          </w:sdt>
          <w:commentRangeEnd w:id="3"/>
          <w:r w:rsidDel="00000000" w:rsidR="00000000" w:rsidRPr="00000000">
            <w:commentReference w:id="3"/>
          </w:r>
          <w:sdt>
            <w:sdtPr>
              <w:id w:val="2116426070"/>
              <w:tag w:val="goog_rdk_74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id w:val="-2064060588"/>
        <w:tag w:val="goog_rdk_82"/>
      </w:sdtPr>
      <w:sdtContent>
        <w:p w:rsidR="00000000" w:rsidDel="00000000" w:rsidP="00000000" w:rsidRDefault="00000000" w:rsidRPr="00000000" w14:paraId="00000014">
          <w:pPr>
            <w:spacing w:after="240" w:before="240" w:lineRule="auto"/>
            <w:rPr>
              <w:rFonts w:ascii="Work Sans" w:cs="Work Sans" w:eastAsia="Work Sans" w:hAnsi="Work Sans"/>
              <w:rPrChange w:author="James Lam" w:id="0" w:date="2026-08-26T11:52:35Z">
                <w:rPr/>
              </w:rPrChange>
            </w:rPr>
          </w:pPr>
          <w:sdt>
            <w:sdtPr>
              <w:id w:val="-2033569693"/>
              <w:tag w:val="goog_rdk_76"/>
            </w:sdtPr>
            <w:sdtContent>
              <w:commentRangeStart w:id="4"/>
            </w:sdtContent>
          </w:sdt>
          <w:sdt>
            <w:sdtPr>
              <w:id w:val="-278637841"/>
              <w:tag w:val="goog_rdk_77"/>
            </w:sdtPr>
            <w:sdtContent>
              <w:r w:rsidDel="00000000" w:rsidR="00000000" w:rsidRPr="00000000">
                <w:rPr>
                  <w:rFonts w:ascii="Work Sans" w:cs="Work Sans" w:eastAsia="Work Sans" w:hAnsi="Work Sans"/>
                  <w:b w:val="1"/>
                  <w:bCs w:val="1"/>
                  <w:rtl w:val="0"/>
                  <w:rPrChange w:author="James Lam" w:id="0" w:date="2026-08-26T11:52:35Z">
                    <w:rPr>
                      <w:b w:val="1"/>
                      <w:bCs w:val="1"/>
                    </w:rPr>
                  </w:rPrChange>
                </w:rPr>
                <w:t xml:space="preserve">09:45–10:00</w:t>
              </w:r>
            </w:sdtContent>
          </w:sdt>
          <w:sdt>
            <w:sdtPr>
              <w:id w:val="961182415"/>
              <w:tag w:val="goog_rdk_78"/>
            </w:sdtPr>
            <w:sdtContent>
              <w:r w:rsidDel="00000000" w:rsidR="00000000" w:rsidRPr="00000000">
                <w:rPr>
                  <w:rFonts w:ascii="Work Sans" w:cs="Work Sans" w:eastAsia="Work Sans" w:hAnsi="Work Sans"/>
                  <w:rtl w:val="0"/>
                  <w:rPrChange w:author="James Lam" w:id="0" w:date="2026-08-26T11:52:35Z">
                    <w:rPr/>
                  </w:rPrChange>
                </w:rPr>
                <w:t xml:space="preserve"> – Walk through the </w:t>
              </w:r>
            </w:sdtContent>
          </w:sdt>
          <w:hyperlink r:id="rId10">
            <w:sdt>
              <w:sdtPr>
                <w:id w:val="-1209359075"/>
                <w:tag w:val="goog_rdk_79"/>
              </w:sdtPr>
              <w:sdtContent>
                <w:r w:rsidDel="00000000" w:rsidR="00000000" w:rsidRPr="00000000">
                  <w:rPr>
                    <w:rFonts w:ascii="Work Sans" w:cs="Work Sans" w:eastAsia="Work Sans" w:hAnsi="Work Sans"/>
                    <w:color w:val="1155cc"/>
                    <w:u w:val="single"/>
                    <w:rtl w:val="0"/>
                    <w:rPrChange w:author="James Lam" w:id="0" w:date="2026-08-26T11:52:35Z">
                      <w:rPr>
                        <w:color w:val="1155cc"/>
                        <w:u w:val="single"/>
                      </w:rPr>
                    </w:rPrChange>
                  </w:rPr>
                  <w:t xml:space="preserve">Capstone Presentation Google Slides</w:t>
                </w:r>
              </w:sdtContent>
            </w:sdt>
          </w:hyperlink>
          <w:sdt>
            <w:sdtPr>
              <w:id w:val="-536626195"/>
              <w:tag w:val="goog_rdk_80"/>
            </w:sdtPr>
            <w:sdtContent>
              <w:r w:rsidDel="00000000" w:rsidR="00000000" w:rsidRPr="00000000">
                <w:rPr>
                  <w:rFonts w:ascii="Work Sans" w:cs="Work Sans" w:eastAsia="Work Sans" w:hAnsi="Work Sans"/>
                  <w:rtl w:val="0"/>
                  <w:rPrChange w:author="James Lam" w:id="0" w:date="2026-08-26T11:52:35Z">
                    <w:rPr/>
                  </w:rPrChange>
                </w:rPr>
                <w:t xml:space="preserve">, providing an overview of what a successful capstone presentation should include.</w:t>
              </w:r>
            </w:sdtContent>
          </w:sdt>
          <w:commentRangeEnd w:id="4"/>
          <w:r w:rsidDel="00000000" w:rsidR="00000000" w:rsidRPr="00000000">
            <w:commentReference w:id="4"/>
          </w:r>
          <w:sdt>
            <w:sdtPr>
              <w:id w:val="844170181"/>
              <w:tag w:val="goog_rdk_81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id w:val="2035281837"/>
        <w:tag w:val="goog_rdk_89"/>
      </w:sdtPr>
      <w:sdtContent>
        <w:p w:rsidR="00000000" w:rsidDel="00000000" w:rsidP="00000000" w:rsidRDefault="00000000" w:rsidRPr="00000000" w14:paraId="00000015">
          <w:pPr>
            <w:spacing w:after="240" w:before="240" w:lineRule="auto"/>
            <w:rPr>
              <w:rFonts w:ascii="Work Sans" w:cs="Work Sans" w:eastAsia="Work Sans" w:hAnsi="Work Sans"/>
              <w:rPrChange w:author="James Lam" w:id="0" w:date="2026-08-26T11:52:35Z">
                <w:rPr/>
              </w:rPrChange>
            </w:rPr>
          </w:pPr>
          <w:sdt>
            <w:sdtPr>
              <w:id w:val="-1366548657"/>
              <w:tag w:val="goog_rdk_83"/>
            </w:sdtPr>
            <w:sdtContent>
              <w:commentRangeStart w:id="5"/>
            </w:sdtContent>
          </w:sdt>
          <w:sdt>
            <w:sdtPr>
              <w:id w:val="120596470"/>
              <w:tag w:val="goog_rdk_84"/>
            </w:sdtPr>
            <w:sdtContent>
              <w:r w:rsidDel="00000000" w:rsidR="00000000" w:rsidRPr="00000000">
                <w:rPr>
                  <w:rFonts w:ascii="Work Sans" w:cs="Work Sans" w:eastAsia="Work Sans" w:hAnsi="Work Sans"/>
                  <w:b w:val="1"/>
                  <w:bCs w:val="1"/>
                  <w:rtl w:val="0"/>
                  <w:rPrChange w:author="James Lam" w:id="0" w:date="2026-08-26T11:52:35Z">
                    <w:rPr>
                      <w:b w:val="1"/>
                      <w:bCs w:val="1"/>
                    </w:rPr>
                  </w:rPrChange>
                </w:rPr>
                <w:t xml:space="preserve">10:00–10:15</w:t>
              </w:r>
            </w:sdtContent>
          </w:sdt>
          <w:sdt>
            <w:sdtPr>
              <w:id w:val="249227404"/>
              <w:tag w:val="goog_rdk_85"/>
            </w:sdtPr>
            <w:sdtContent>
              <w:r w:rsidDel="00000000" w:rsidR="00000000" w:rsidRPr="00000000">
                <w:rPr>
                  <w:rFonts w:ascii="Work Sans" w:cs="Work Sans" w:eastAsia="Work Sans" w:hAnsi="Work Sans"/>
                  <w:rtl w:val="0"/>
                  <w:rPrChange w:author="James Lam" w:id="0" w:date="2026-08-26T11:52:35Z">
                    <w:rPr/>
                  </w:rPrChange>
                </w:rPr>
                <w:t xml:space="preserve"> – Showcase examples of </w:t>
              </w:r>
            </w:sdtContent>
          </w:sdt>
          <w:hyperlink r:id="rId11">
            <w:sdt>
              <w:sdtPr>
                <w:id w:val="-1015061465"/>
                <w:tag w:val="goog_rdk_86"/>
              </w:sdtPr>
              <w:sdtContent>
                <w:r w:rsidDel="00000000" w:rsidR="00000000" w:rsidRPr="00000000">
                  <w:rPr>
                    <w:rFonts w:ascii="Work Sans" w:cs="Work Sans" w:eastAsia="Work Sans" w:hAnsi="Work Sans"/>
                    <w:color w:val="1155cc"/>
                    <w:u w:val="single"/>
                    <w:rtl w:val="0"/>
                    <w:rPrChange w:author="James Lam" w:id="0" w:date="2026-08-26T11:52:35Z">
                      <w:rPr>
                        <w:color w:val="1155cc"/>
                        <w:u w:val="single"/>
                      </w:rPr>
                    </w:rPrChange>
                  </w:rPr>
                  <w:t xml:space="preserve">previous capstone presentations</w:t>
                </w:r>
              </w:sdtContent>
            </w:sdt>
          </w:hyperlink>
          <w:sdt>
            <w:sdtPr>
              <w:id w:val="1032786966"/>
              <w:tag w:val="goog_rdk_87"/>
            </w:sdtPr>
            <w:sdtContent>
              <w:r w:rsidDel="00000000" w:rsidR="00000000" w:rsidRPr="00000000">
                <w:rPr>
                  <w:rFonts w:ascii="Work Sans" w:cs="Work Sans" w:eastAsia="Work Sans" w:hAnsi="Work Sans"/>
                  <w:rtl w:val="0"/>
                  <w:rPrChange w:author="James Lam" w:id="0" w:date="2026-08-26T11:52:35Z">
                    <w:rPr/>
                  </w:rPrChange>
                </w:rPr>
                <w:t xml:space="preserve"> and demonstrate how learners should submit their work via Canvas.</w:t>
              </w:r>
            </w:sdtContent>
          </w:sdt>
          <w:commentRangeEnd w:id="5"/>
          <w:r w:rsidDel="00000000" w:rsidR="00000000" w:rsidRPr="00000000">
            <w:commentReference w:id="5"/>
          </w:r>
          <w:sdt>
            <w:sdtPr>
              <w:id w:val="1315724026"/>
              <w:tag w:val="goog_rdk_88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id w:val="-1932979397"/>
        <w:tag w:val="goog_rdk_103"/>
      </w:sdtPr>
      <w:sdtContent>
        <w:p w:rsidR="00000000" w:rsidDel="00000000" w:rsidP="00000000" w:rsidRDefault="00000000" w:rsidRPr="00000000" w14:paraId="00000016">
          <w:pPr>
            <w:spacing w:after="240" w:before="240" w:lineRule="auto"/>
            <w:rPr>
              <w:rFonts w:ascii="Work Sans" w:cs="Work Sans" w:eastAsia="Work Sans" w:hAnsi="Work Sans"/>
              <w:rPrChange w:author="James Lam" w:id="0" w:date="2026-08-26T11:52:35Z">
                <w:rPr/>
              </w:rPrChange>
            </w:rPr>
          </w:pPr>
          <w:sdt>
            <w:sdtPr>
              <w:id w:val="-982613638"/>
              <w:tag w:val="goog_rdk_90"/>
            </w:sdtPr>
            <w:sdtContent>
              <w:commentRangeStart w:id="6"/>
            </w:sdtContent>
          </w:sdt>
          <w:sdt>
            <w:sdtPr>
              <w:id w:val="654470816"/>
              <w:tag w:val="goog_rdk_91"/>
            </w:sdtPr>
            <w:sdtContent>
              <w:r w:rsidDel="00000000" w:rsidR="00000000" w:rsidRPr="00000000">
                <w:rPr>
                  <w:rFonts w:ascii="Work Sans" w:cs="Work Sans" w:eastAsia="Work Sans" w:hAnsi="Work Sans"/>
                  <w:b w:val="1"/>
                  <w:bCs w:val="1"/>
                  <w:rtl w:val="0"/>
                  <w:rPrChange w:author="James Lam" w:id="0" w:date="2026-08-26T11:52:35Z">
                    <w:rPr>
                      <w:b w:val="1"/>
                      <w:bCs w:val="1"/>
                    </w:rPr>
                  </w:rPrChange>
                </w:rPr>
                <w:t xml:space="preserve">10:15–12:00</w:t>
              </w:r>
            </w:sdtContent>
          </w:sdt>
          <w:sdt>
            <w:sdtPr>
              <w:id w:val="-1122838901"/>
              <w:tag w:val="goog_rdk_92"/>
            </w:sdtPr>
            <w:sdtContent>
              <w:r w:rsidDel="00000000" w:rsidR="00000000" w:rsidRPr="00000000">
                <w:rPr>
                  <w:rFonts w:ascii="Work Sans" w:cs="Work Sans" w:eastAsia="Work Sans" w:hAnsi="Work Sans"/>
                  <w:rtl w:val="0"/>
                  <w:rPrChange w:author="James Lam" w:id="0" w:date="2026-08-26T11:52:35Z">
                    <w:rPr/>
                  </w:rPrChange>
                </w:rPr>
                <w:t xml:space="preserve"> – Introduce the </w:t>
              </w:r>
            </w:sdtContent>
          </w:sdt>
          <w:sdt>
            <w:sdtPr>
              <w:id w:val="-439644339"/>
              <w:tag w:val="goog_rdk_93"/>
            </w:sdtPr>
            <w:sdtContent>
              <w:commentRangeStart w:id="7"/>
            </w:sdtContent>
          </w:sdt>
          <w:sdt>
            <w:sdtPr>
              <w:id w:val="729099678"/>
              <w:tag w:val="goog_rdk_94"/>
            </w:sdtPr>
            <w:sdtContent>
              <w:commentRangeStart w:id="8"/>
            </w:sdtContent>
          </w:sdt>
          <w:sdt>
            <w:sdtPr>
              <w:id w:val="290488437"/>
              <w:tag w:val="goog_rdk_95"/>
            </w:sdtPr>
            <w:sdtContent>
              <w:r w:rsidDel="00000000" w:rsidR="00000000" w:rsidRPr="00000000">
                <w:rPr>
                  <w:rFonts w:ascii="Work Sans" w:cs="Work Sans" w:eastAsia="Work Sans" w:hAnsi="Work Sans"/>
                  <w:rtl w:val="0"/>
                  <w:rPrChange w:author="James Lam" w:id="0" w:date="2026-08-26T11:52:35Z">
                    <w:rPr/>
                  </w:rPrChange>
                </w:rPr>
                <w:t xml:space="preserve">capstone project templates</w:t>
              </w:r>
            </w:sdtContent>
          </w:sdt>
          <w:commentRangeEnd w:id="7"/>
          <w:r w:rsidDel="00000000" w:rsidR="00000000" w:rsidRPr="00000000">
            <w:commentReference w:id="7"/>
          </w:r>
          <w:commentRangeEnd w:id="8"/>
          <w:r w:rsidDel="00000000" w:rsidR="00000000" w:rsidRPr="00000000">
            <w:commentReference w:id="8"/>
          </w:r>
          <w:sdt>
            <w:sdtPr>
              <w:id w:val="1266353097"/>
              <w:tag w:val="goog_rdk_96"/>
            </w:sdtPr>
            <w:sdtContent>
              <w:r w:rsidDel="00000000" w:rsidR="00000000" w:rsidRPr="00000000">
                <w:rPr>
                  <w:rFonts w:ascii="Work Sans" w:cs="Work Sans" w:eastAsia="Work Sans" w:hAnsi="Work Sans"/>
                  <w:rtl w:val="0"/>
                  <w:rPrChange w:author="James Lam" w:id="0" w:date="2026-08-26T11:52:35Z">
                    <w:rPr/>
                  </w:rPrChange>
                </w:rPr>
                <w:t xml:space="preserve"> and explain how they should be used. Learners who feel ready can move into their breakout rooms (Classification, Regression, or Time Series) to begin working on their projects with </w:t>
              </w:r>
            </w:sdtContent>
          </w:sdt>
          <w:sdt>
            <w:sdtPr>
              <w:id w:val="-223730104"/>
              <w:tag w:val="goog_rdk_97"/>
            </w:sdtPr>
            <w:sdtContent>
              <w:ins w:author="James Lam" w:id="5" w:date="2026-08-26T11:47:49Z"/>
              <w:sdt>
                <w:sdtPr>
                  <w:id w:val="24650331"/>
                  <w:tag w:val="goog_rdk_98"/>
                </w:sdtPr>
                <w:sdtContent>
                  <w:ins w:author="James Lam" w:id="5" w:date="2026-08-26T11:47:49Z">
                    <w:r w:rsidDel="00000000" w:rsidR="00000000" w:rsidRPr="00000000">
                      <w:rPr>
                        <w:rFonts w:ascii="Work Sans" w:cs="Work Sans" w:eastAsia="Work Sans" w:hAnsi="Work Sans"/>
                        <w:rtl w:val="0"/>
                        <w:rPrChange w:author="James Lam" w:id="0" w:date="2026-08-26T11:52:35Z">
                          <w:rPr/>
                        </w:rPrChange>
                      </w:rPr>
                      <w:t xml:space="preserve">facilitator</w:t>
                    </w:r>
                  </w:ins>
                </w:sdtContent>
              </w:sdt>
              <w:ins w:author="James Lam" w:id="5" w:date="2026-08-26T11:47:49Z"/>
            </w:sdtContent>
          </w:sdt>
          <w:sdt>
            <w:sdtPr>
              <w:id w:val="-1078466050"/>
              <w:tag w:val="goog_rdk_99"/>
            </w:sdtPr>
            <w:sdtContent>
              <w:del w:author="James Lam" w:id="5" w:date="2026-08-26T11:47:49Z"/>
              <w:sdt>
                <w:sdtPr>
                  <w:id w:val="-173699342"/>
                  <w:tag w:val="goog_rdk_100"/>
                </w:sdtPr>
                <w:sdtContent>
                  <w:del w:author="James Lam" w:id="5" w:date="2026-08-26T11:47:49Z">
                    <w:r w:rsidDel="00000000" w:rsidR="00000000" w:rsidRPr="00000000">
                      <w:rPr>
                        <w:rFonts w:ascii="Work Sans" w:cs="Work Sans" w:eastAsia="Work Sans" w:hAnsi="Work Sans"/>
                        <w:rtl w:val="0"/>
                        <w:rPrChange w:author="James Lam" w:id="0" w:date="2026-08-26T11:52:35Z">
                          <w:rPr/>
                        </w:rPrChange>
                      </w:rPr>
                      <w:delText xml:space="preserve">tutor</w:delText>
                    </w:r>
                  </w:del>
                </w:sdtContent>
              </w:sdt>
              <w:del w:author="James Lam" w:id="5" w:date="2026-08-26T11:47:49Z"/>
            </w:sdtContent>
          </w:sdt>
          <w:sdt>
            <w:sdtPr>
              <w:id w:val="2094525776"/>
              <w:tag w:val="goog_rdk_101"/>
            </w:sdtPr>
            <w:sdtContent>
              <w:r w:rsidDel="00000000" w:rsidR="00000000" w:rsidRPr="00000000">
                <w:rPr>
                  <w:rFonts w:ascii="Work Sans" w:cs="Work Sans" w:eastAsia="Work Sans" w:hAnsi="Work Sans"/>
                  <w:rtl w:val="0"/>
                  <w:rPrChange w:author="James Lam" w:id="0" w:date="2026-08-26T11:52:35Z">
                    <w:rPr/>
                  </w:rPrChange>
                </w:rPr>
                <w:t xml:space="preserve"> support.</w:t>
              </w:r>
            </w:sdtContent>
          </w:sdt>
          <w:commentRangeEnd w:id="6"/>
          <w:r w:rsidDel="00000000" w:rsidR="00000000" w:rsidRPr="00000000">
            <w:commentReference w:id="6"/>
          </w:r>
          <w:sdt>
            <w:sdtPr>
              <w:id w:val="1482133901"/>
              <w:tag w:val="goog_rdk_102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id w:val="1212827443"/>
        <w:tag w:val="goog_rdk_109"/>
      </w:sdtPr>
      <w:sdtContent>
        <w:p w:rsidR="00000000" w:rsidDel="00000000" w:rsidP="00000000" w:rsidRDefault="00000000" w:rsidRPr="00000000" w14:paraId="00000017">
          <w:pPr>
            <w:spacing w:after="240" w:before="240" w:lineRule="auto"/>
            <w:rPr>
              <w:del w:author="James Lam" w:id="6" w:date="2026-09-25T12:41:01Z"/>
              <w:rFonts w:ascii="Work Sans" w:cs="Work Sans" w:eastAsia="Work Sans" w:hAnsi="Work Sans"/>
              <w:rPrChange w:author="James Lam" w:id="0" w:date="2026-08-26T11:52:35Z">
                <w:rPr/>
              </w:rPrChange>
            </w:rPr>
          </w:pPr>
          <w:sdt>
            <w:sdtPr>
              <w:id w:val="258462602"/>
              <w:tag w:val="goog_rdk_104"/>
            </w:sdtPr>
            <w:sdtContent>
              <w:r w:rsidDel="00000000" w:rsidR="00000000" w:rsidRPr="00000000">
                <w:rPr>
                  <w:rFonts w:ascii="Work Sans" w:cs="Work Sans" w:eastAsia="Work Sans" w:hAnsi="Work Sans"/>
                  <w:b w:val="1"/>
                  <w:bCs w:val="1"/>
                  <w:rtl w:val="0"/>
                  <w:rPrChange w:author="James Lam" w:id="0" w:date="2026-08-26T11:52:35Z">
                    <w:rPr>
                      <w:b w:val="1"/>
                      <w:bCs w:val="1"/>
                    </w:rPr>
                  </w:rPrChange>
                </w:rPr>
                <w:t xml:space="preserve">Note:</w:t>
              </w:r>
            </w:sdtContent>
          </w:sdt>
          <w:sdt>
            <w:sdtPr>
              <w:id w:val="-2015529588"/>
              <w:tag w:val="goog_rdk_105"/>
            </w:sdtPr>
            <w:sdtContent>
              <w:r w:rsidDel="00000000" w:rsidR="00000000" w:rsidRPr="00000000">
                <w:rPr>
                  <w:rFonts w:ascii="Work Sans" w:cs="Work Sans" w:eastAsia="Work Sans" w:hAnsi="Work Sans"/>
                  <w:rtl w:val="0"/>
                  <w:rPrChange w:author="James Lam" w:id="0" w:date="2026-08-26T11:52:35Z">
                    <w:rPr/>
                  </w:rPrChange>
                </w:rPr>
                <w:t xml:space="preserve"> Before learners begin, ensure that  the teacher resources have</w:t>
              </w:r>
            </w:sdtContent>
          </w:sdt>
          <w:sdt>
            <w:sdtPr>
              <w:id w:val="538237244"/>
              <w:tag w:val="goog_rdk_106"/>
            </w:sdtPr>
            <w:sdtContent>
              <w:r w:rsidDel="00000000" w:rsidR="00000000" w:rsidRPr="00000000">
                <w:rPr>
                  <w:rFonts w:ascii="Work Sans" w:cs="Work Sans" w:eastAsia="Work Sans" w:hAnsi="Work Sans"/>
                  <w:rtl w:val="0"/>
                  <w:rPrChange w:author="James Lam" w:id="0" w:date="2026-08-26T11:52:35Z">
                    <w:rPr/>
                  </w:rPrChange>
                </w:rPr>
                <w:t xml:space="preserve"> been copied into the My Work folder, in the form:</w:t>
                <w:br w:type="textWrapping"/>
              </w:r>
            </w:sdtContent>
          </w:sdt>
          <w:sdt>
            <w:sdtPr>
              <w:id w:val="216675315"/>
              <w:tag w:val="goog_rdk_107"/>
            </w:sdtPr>
            <w:sdtContent>
              <w:del w:author="James Lam" w:id="6" w:date="2026-09-25T12:41:01Z"/>
              <w:sdt>
                <w:sdtPr>
                  <w:id w:val="1156078302"/>
                  <w:tag w:val="goog_rdk_108"/>
                </w:sdtPr>
                <w:sdtContent>
                  <w:del w:author="James Lam" w:id="6" w:date="2026-09-25T12:41:0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James Lam" w:id="6" w:date="2026-09-25T12:41:01Z"/>
            </w:sdtContent>
          </w:sdt>
        </w:p>
      </w:sdtContent>
    </w:sdt>
    <w:sdt>
      <w:sdtPr>
        <w:id w:val="958853176"/>
        <w:tag w:val="goog_rdk_112"/>
      </w:sdtPr>
      <w:sdtContent>
        <w:p w:rsidR="00000000" w:rsidDel="00000000" w:rsidP="00000000" w:rsidRDefault="00000000" w:rsidRPr="00000000" w14:paraId="00000018">
          <w:pPr>
            <w:spacing w:after="240" w:before="240" w:lineRule="auto"/>
            <w:rPr>
              <w:del w:author="James Lam" w:id="6" w:date="2026-09-25T12:41:01Z"/>
              <w:rFonts w:ascii="Work Sans" w:cs="Work Sans" w:eastAsia="Work Sans" w:hAnsi="Work Sans"/>
              <w:rPrChange w:author="James Lam" w:id="0" w:date="2026-08-26T11:52:35Z">
                <w:rPr/>
              </w:rPrChange>
            </w:rPr>
          </w:pPr>
          <w:sdt>
            <w:sdtPr>
              <w:id w:val="-1121719250"/>
              <w:tag w:val="goog_rdk_110"/>
            </w:sdtPr>
            <w:sdtContent>
              <w:del w:author="James Lam" w:id="6" w:date="2026-09-25T12:41:01Z"/>
              <w:sdt>
                <w:sdtPr>
                  <w:id w:val="2055104101"/>
                  <w:tag w:val="goog_rdk_111"/>
                </w:sdtPr>
                <w:sdtContent>
                  <w:del w:author="James Lam" w:id="6" w:date="2026-09-25T12:41:0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James Lam" w:id="6" w:date="2026-09-25T12:41:01Z"/>
            </w:sdtContent>
          </w:sdt>
        </w:p>
      </w:sdtContent>
    </w:sdt>
    <w:sdt>
      <w:sdtPr>
        <w:id w:val="1330023777"/>
        <w:tag w:val="goog_rdk_114"/>
      </w:sdtPr>
      <w:sdtContent>
        <w:p w:rsidR="00000000" w:rsidDel="00000000" w:rsidP="00000000" w:rsidRDefault="00000000" w:rsidRPr="00000000" w14:paraId="00000019">
          <w:pPr>
            <w:spacing w:after="240" w:before="240" w:lineRule="auto"/>
            <w:rPr>
              <w:rFonts w:ascii="Work Sans" w:cs="Work Sans" w:eastAsia="Work Sans" w:hAnsi="Work Sans"/>
              <w:rPrChange w:author="James Lam" w:id="0" w:date="2026-08-26T11:52:35Z">
                <w:rPr/>
              </w:rPrChange>
            </w:rPr>
          </w:pPr>
          <w:sdt>
            <w:sdtPr>
              <w:id w:val="683175216"/>
              <w:tag w:val="goog_rdk_113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id w:val="190878070"/>
        <w:tag w:val="goog_rdk_116"/>
      </w:sdtPr>
      <w:sdtContent>
        <w:p w:rsidR="00000000" w:rsidDel="00000000" w:rsidP="00000000" w:rsidRDefault="00000000" w:rsidRPr="00000000" w14:paraId="0000001A">
          <w:pPr>
            <w:spacing w:after="240" w:before="240" w:lineRule="auto"/>
            <w:rPr>
              <w:rFonts w:ascii="Work Sans" w:cs="Work Sans" w:eastAsia="Work Sans" w:hAnsi="Work Sans"/>
              <w:rPrChange w:author="James Lam" w:id="0" w:date="2026-08-26T11:52:35Z">
                <w:rPr/>
              </w:rPrChange>
            </w:rPr>
          </w:pPr>
          <w:sdt>
            <w:sdtPr>
              <w:id w:val="-1757031579"/>
              <w:tag w:val="goog_rdk_115"/>
            </w:sdtPr>
            <w:sdtContent>
              <w:r w:rsidDel="00000000" w:rsidR="00000000" w:rsidRPr="00000000">
                <w:rPr>
                  <w:rFonts w:ascii="Work Sans" w:cs="Work Sans" w:eastAsia="Work Sans" w:hAnsi="Work Sans"/>
                  <w:rtl w:val="0"/>
                  <w:rPrChange w:author="James Lam" w:id="0" w:date="2026-08-26T11:52:35Z">
                    <w:rPr/>
                  </w:rPrChange>
                </w:rPr>
                <w:br w:type="textWrapping"/>
                <w:t xml:space="preserve">week 9/</w:t>
              </w:r>
            </w:sdtContent>
          </w:sdt>
        </w:p>
      </w:sdtContent>
    </w:sdt>
    <w:sdt>
      <w:sdtPr>
        <w:id w:val="1576954136"/>
        <w:tag w:val="goog_rdk_118"/>
      </w:sdtPr>
      <w:sdtContent>
        <w:p w:rsidR="00000000" w:rsidDel="00000000" w:rsidP="00000000" w:rsidRDefault="00000000" w:rsidRPr="00000000" w14:paraId="0000001B">
          <w:pPr>
            <w:spacing w:after="240" w:before="240" w:lineRule="auto"/>
            <w:rPr>
              <w:rFonts w:ascii="Work Sans" w:cs="Work Sans" w:eastAsia="Work Sans" w:hAnsi="Work Sans"/>
              <w:rPrChange w:author="James Lam" w:id="0" w:date="2026-08-26T11:52:35Z">
                <w:rPr/>
              </w:rPrChange>
            </w:rPr>
          </w:pPr>
          <w:sdt>
            <w:sdtPr>
              <w:id w:val="-28888813"/>
              <w:tag w:val="goog_rdk_117"/>
            </w:sdtPr>
            <w:sdtContent>
              <w:r w:rsidDel="00000000" w:rsidR="00000000" w:rsidRPr="00000000">
                <w:rPr>
                  <w:rFonts w:ascii="Work Sans" w:cs="Work Sans" w:eastAsia="Work Sans" w:hAnsi="Work Sans"/>
                  <w:rtl w:val="0"/>
                  <w:rPrChange w:author="James Lam" w:id="0" w:date="2026-08-26T11:52:35Z">
                    <w:rPr/>
                  </w:rPrChange>
                </w:rPr>
                <w:t xml:space="preserve">│</w:t>
              </w:r>
            </w:sdtContent>
          </w:sdt>
        </w:p>
      </w:sdtContent>
    </w:sdt>
    <w:sdt>
      <w:sdtPr>
        <w:id w:val="2012827916"/>
        <w:tag w:val="goog_rdk_122"/>
      </w:sdtPr>
      <w:sdtContent>
        <w:p w:rsidR="00000000" w:rsidDel="00000000" w:rsidP="00000000" w:rsidRDefault="00000000" w:rsidRPr="00000000" w14:paraId="0000001C">
          <w:pPr>
            <w:spacing w:after="240" w:before="240" w:lineRule="auto"/>
            <w:rPr>
              <w:rFonts w:ascii="Work Sans" w:cs="Work Sans" w:eastAsia="Work Sans" w:hAnsi="Work Sans"/>
              <w:rPrChange w:author="James Lam" w:id="0" w:date="2026-08-26T11:52:35Z">
                <w:rPr/>
              </w:rPrChange>
            </w:rPr>
          </w:pPr>
          <w:sdt>
            <w:sdtPr>
              <w:id w:val="1284252932"/>
              <w:tag w:val="goog_rdk_119"/>
            </w:sdtPr>
            <w:sdtContent>
              <w:commentRangeStart w:id="9"/>
            </w:sdtContent>
          </w:sdt>
          <w:sdt>
            <w:sdtPr>
              <w:id w:val="-2117236991"/>
              <w:tag w:val="goog_rdk_120"/>
            </w:sdtPr>
            <w:sdtContent>
              <w:r w:rsidDel="00000000" w:rsidR="00000000" w:rsidRPr="00000000">
                <w:rPr>
                  <w:rFonts w:ascii="Work Sans" w:cs="Work Sans" w:eastAsia="Work Sans" w:hAnsi="Work Sans"/>
                  <w:rtl w:val="0"/>
                  <w:rPrChange w:author="James Lam" w:id="0" w:date="2026-08-26T11:52:35Z">
                    <w:rPr/>
                  </w:rPrChange>
                </w:rPr>
                <w:t xml:space="preserve">├── activity.py</w:t>
              </w:r>
            </w:sdtContent>
          </w:sdt>
          <w:commentRangeEnd w:id="9"/>
          <w:r w:rsidDel="00000000" w:rsidR="00000000" w:rsidRPr="00000000">
            <w:commentReference w:id="9"/>
          </w:r>
          <w:sdt>
            <w:sdtPr>
              <w:id w:val="595543188"/>
              <w:tag w:val="goog_rdk_121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id w:val="-1416048692"/>
        <w:tag w:val="goog_rdk_124"/>
      </w:sdtPr>
      <w:sdtContent>
        <w:p w:rsidR="00000000" w:rsidDel="00000000" w:rsidP="00000000" w:rsidRDefault="00000000" w:rsidRPr="00000000" w14:paraId="0000001D">
          <w:pPr>
            <w:spacing w:after="240" w:before="240" w:lineRule="auto"/>
            <w:rPr>
              <w:rFonts w:ascii="Work Sans" w:cs="Work Sans" w:eastAsia="Work Sans" w:hAnsi="Work Sans"/>
              <w:rPrChange w:author="James Lam" w:id="0" w:date="2026-08-26T11:52:35Z">
                <w:rPr/>
              </w:rPrChange>
            </w:rPr>
          </w:pPr>
          <w:sdt>
            <w:sdtPr>
              <w:id w:val="-591051956"/>
              <w:tag w:val="goog_rdk_123"/>
            </w:sdtPr>
            <w:sdtContent>
              <w:r w:rsidDel="00000000" w:rsidR="00000000" w:rsidRPr="00000000">
                <w:rPr>
                  <w:rFonts w:ascii="Work Sans" w:cs="Work Sans" w:eastAsia="Work Sans" w:hAnsi="Work Sans"/>
                  <w:rtl w:val="0"/>
                  <w:rPrChange w:author="James Lam" w:id="0" w:date="2026-08-26T11:52:35Z">
                    <w:rPr/>
                  </w:rPrChange>
                </w:rPr>
                <w:t xml:space="preserve">│</w:t>
              </w:r>
            </w:sdtContent>
          </w:sdt>
        </w:p>
      </w:sdtContent>
    </w:sdt>
    <w:sdt>
      <w:sdtPr>
        <w:id w:val="-29349768"/>
        <w:tag w:val="goog_rdk_126"/>
      </w:sdtPr>
      <w:sdtContent>
        <w:p w:rsidR="00000000" w:rsidDel="00000000" w:rsidP="00000000" w:rsidRDefault="00000000" w:rsidRPr="00000000" w14:paraId="0000001E">
          <w:pPr>
            <w:spacing w:after="240" w:before="240" w:lineRule="auto"/>
            <w:rPr>
              <w:rFonts w:ascii="Work Sans" w:cs="Work Sans" w:eastAsia="Work Sans" w:hAnsi="Work Sans"/>
              <w:rPrChange w:author="James Lam" w:id="0" w:date="2026-08-26T11:52:35Z">
                <w:rPr/>
              </w:rPrChange>
            </w:rPr>
          </w:pPr>
          <w:sdt>
            <w:sdtPr>
              <w:id w:val="-190702035"/>
              <w:tag w:val="goog_rdk_125"/>
            </w:sdtPr>
            <w:sdtContent>
              <w:r w:rsidDel="00000000" w:rsidR="00000000" w:rsidRPr="00000000">
                <w:rPr>
                  <w:rFonts w:ascii="Work Sans" w:cs="Work Sans" w:eastAsia="Work Sans" w:hAnsi="Work Sans"/>
                  <w:rtl w:val="0"/>
                  <w:rPrChange w:author="James Lam" w:id="0" w:date="2026-08-26T11:52:35Z">
                    <w:rPr/>
                  </w:rPrChange>
                </w:rPr>
                <w:t xml:space="preserve">├── exercises/</w:t>
              </w:r>
            </w:sdtContent>
          </w:sdt>
        </w:p>
      </w:sdtContent>
    </w:sdt>
    <w:sdt>
      <w:sdtPr>
        <w:id w:val="758004009"/>
        <w:tag w:val="goog_rdk_130"/>
      </w:sdtPr>
      <w:sdtContent>
        <w:p w:rsidR="00000000" w:rsidDel="00000000" w:rsidP="00000000" w:rsidRDefault="00000000" w:rsidRPr="00000000" w14:paraId="0000001F">
          <w:pPr>
            <w:spacing w:after="240" w:before="240" w:lineRule="auto"/>
            <w:rPr>
              <w:rFonts w:ascii="Work Sans" w:cs="Work Sans" w:eastAsia="Work Sans" w:hAnsi="Work Sans"/>
              <w:rPrChange w:author="James Lam" w:id="0" w:date="2026-08-26T11:52:35Z">
                <w:rPr/>
              </w:rPrChange>
            </w:rPr>
          </w:pPr>
          <w:sdt>
            <w:sdtPr>
              <w:id w:val="299754476"/>
              <w:tag w:val="goog_rdk_127"/>
            </w:sdtPr>
            <w:sdtContent>
              <w:commentRangeStart w:id="10"/>
            </w:sdtContent>
          </w:sdt>
          <w:sdt>
            <w:sdtPr>
              <w:id w:val="1111630256"/>
              <w:tag w:val="goog_rdk_128"/>
            </w:sdtPr>
            <w:sdtContent>
              <w:r w:rsidDel="00000000" w:rsidR="00000000" w:rsidRPr="00000000">
                <w:rPr>
                  <w:rFonts w:ascii="Work Sans" w:cs="Work Sans" w:eastAsia="Work Sans" w:hAnsi="Work Sans"/>
                  <w:rtl w:val="0"/>
                  <w:rPrChange w:author="James Lam" w:id="0" w:date="2026-08-26T11:52:35Z">
                    <w:rPr/>
                  </w:rPrChange>
                </w:rPr>
                <w:t xml:space="preserve">│   ├── __init__.py</w:t>
              </w:r>
            </w:sdtContent>
          </w:sdt>
          <w:commentRangeEnd w:id="10"/>
          <w:r w:rsidDel="00000000" w:rsidR="00000000" w:rsidRPr="00000000">
            <w:commentReference w:id="10"/>
          </w:r>
          <w:sdt>
            <w:sdtPr>
              <w:id w:val="-2091317382"/>
              <w:tag w:val="goog_rdk_129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id w:val="1255935479"/>
        <w:tag w:val="goog_rdk_132"/>
      </w:sdtPr>
      <w:sdtContent>
        <w:p w:rsidR="00000000" w:rsidDel="00000000" w:rsidP="00000000" w:rsidRDefault="00000000" w:rsidRPr="00000000" w14:paraId="00000020">
          <w:pPr>
            <w:spacing w:after="240" w:before="240" w:lineRule="auto"/>
            <w:rPr>
              <w:rFonts w:ascii="Work Sans" w:cs="Work Sans" w:eastAsia="Work Sans" w:hAnsi="Work Sans"/>
              <w:rPrChange w:author="James Lam" w:id="0" w:date="2026-08-26T11:52:35Z">
                <w:rPr/>
              </w:rPrChange>
            </w:rPr>
          </w:pPr>
          <w:sdt>
            <w:sdtPr>
              <w:id w:val="-2078647803"/>
              <w:tag w:val="goog_rdk_131"/>
            </w:sdtPr>
            <w:sdtContent>
              <w:r w:rsidDel="00000000" w:rsidR="00000000" w:rsidRPr="00000000">
                <w:rPr>
                  <w:rFonts w:ascii="Work Sans" w:cs="Work Sans" w:eastAsia="Work Sans" w:hAnsi="Work Sans"/>
                  <w:rtl w:val="0"/>
                  <w:rPrChange w:author="James Lam" w:id="0" w:date="2026-08-26T11:52:35Z">
                    <w:rPr/>
                  </w:rPrChange>
                </w:rPr>
                <w:t xml:space="preserve">│   ├── guided_ML.ts.py</w:t>
              </w:r>
            </w:sdtContent>
          </w:sdt>
        </w:p>
      </w:sdtContent>
    </w:sdt>
    <w:sdt>
      <w:sdtPr>
        <w:id w:val="-1491263064"/>
        <w:tag w:val="goog_rdk_134"/>
      </w:sdtPr>
      <w:sdtContent>
        <w:p w:rsidR="00000000" w:rsidDel="00000000" w:rsidP="00000000" w:rsidRDefault="00000000" w:rsidRPr="00000000" w14:paraId="00000021">
          <w:pPr>
            <w:spacing w:after="240" w:before="240" w:lineRule="auto"/>
            <w:rPr>
              <w:rFonts w:ascii="Work Sans" w:cs="Work Sans" w:eastAsia="Work Sans" w:hAnsi="Work Sans"/>
              <w:rPrChange w:author="James Lam" w:id="0" w:date="2026-08-26T11:52:35Z">
                <w:rPr/>
              </w:rPrChange>
            </w:rPr>
          </w:pPr>
          <w:sdt>
            <w:sdtPr>
              <w:id w:val="-694217372"/>
              <w:tag w:val="goog_rdk_133"/>
            </w:sdtPr>
            <w:sdtContent>
              <w:r w:rsidDel="00000000" w:rsidR="00000000" w:rsidRPr="00000000">
                <w:rPr>
                  <w:rFonts w:ascii="Work Sans" w:cs="Work Sans" w:eastAsia="Work Sans" w:hAnsi="Work Sans"/>
                  <w:rtl w:val="0"/>
                  <w:rPrChange w:author="James Lam" w:id="0" w:date="2026-08-26T11:52:35Z">
                    <w:rPr/>
                  </w:rPrChange>
                </w:rPr>
                <w:t xml:space="preserve">│   ├── guided_ML_regrs.py</w:t>
              </w:r>
            </w:sdtContent>
          </w:sdt>
        </w:p>
      </w:sdtContent>
    </w:sdt>
    <w:sdt>
      <w:sdtPr>
        <w:id w:val="1044002577"/>
        <w:tag w:val="goog_rdk_136"/>
      </w:sdtPr>
      <w:sdtContent>
        <w:p w:rsidR="00000000" w:rsidDel="00000000" w:rsidP="00000000" w:rsidRDefault="00000000" w:rsidRPr="00000000" w14:paraId="00000022">
          <w:pPr>
            <w:spacing w:after="240" w:before="240" w:lineRule="auto"/>
            <w:rPr>
              <w:rFonts w:ascii="Work Sans" w:cs="Work Sans" w:eastAsia="Work Sans" w:hAnsi="Work Sans"/>
              <w:rPrChange w:author="James Lam" w:id="0" w:date="2026-08-26T11:52:35Z">
                <w:rPr/>
              </w:rPrChange>
            </w:rPr>
          </w:pPr>
          <w:sdt>
            <w:sdtPr>
              <w:id w:val="-505964875"/>
              <w:tag w:val="goog_rdk_135"/>
            </w:sdtPr>
            <w:sdtContent>
              <w:r w:rsidDel="00000000" w:rsidR="00000000" w:rsidRPr="00000000">
                <w:rPr>
                  <w:rFonts w:ascii="Work Sans" w:cs="Work Sans" w:eastAsia="Work Sans" w:hAnsi="Work Sans"/>
                  <w:rtl w:val="0"/>
                  <w:rPrChange w:author="James Lam" w:id="0" w:date="2026-08-26T11:52:35Z">
                    <w:rPr/>
                  </w:rPrChange>
                </w:rPr>
                <w:t xml:space="preserve">│   └── guided_ML_regs.py</w:t>
              </w:r>
            </w:sdtContent>
          </w:sdt>
        </w:p>
      </w:sdtContent>
    </w:sdt>
    <w:sdt>
      <w:sdtPr>
        <w:id w:val="-890121985"/>
        <w:tag w:val="goog_rdk_138"/>
      </w:sdtPr>
      <w:sdtContent>
        <w:p w:rsidR="00000000" w:rsidDel="00000000" w:rsidP="00000000" w:rsidRDefault="00000000" w:rsidRPr="00000000" w14:paraId="00000023">
          <w:pPr>
            <w:spacing w:after="240" w:before="240" w:lineRule="auto"/>
            <w:rPr>
              <w:rFonts w:ascii="Work Sans" w:cs="Work Sans" w:eastAsia="Work Sans" w:hAnsi="Work Sans"/>
              <w:rPrChange w:author="James Lam" w:id="0" w:date="2026-08-26T11:52:35Z">
                <w:rPr/>
              </w:rPrChange>
            </w:rPr>
          </w:pPr>
          <w:sdt>
            <w:sdtPr>
              <w:id w:val="-473845450"/>
              <w:tag w:val="goog_rdk_137"/>
            </w:sdtPr>
            <w:sdtContent>
              <w:r w:rsidDel="00000000" w:rsidR="00000000" w:rsidRPr="00000000">
                <w:rPr>
                  <w:rFonts w:ascii="Work Sans" w:cs="Work Sans" w:eastAsia="Work Sans" w:hAnsi="Work Sans"/>
                  <w:rtl w:val="0"/>
                  <w:rPrChange w:author="James Lam" w:id="0" w:date="2026-08-26T11:52:35Z">
                    <w:rPr/>
                  </w:rPrChange>
                </w:rPr>
                <w:t xml:space="preserve">│</w:t>
              </w:r>
            </w:sdtContent>
          </w:sdt>
        </w:p>
      </w:sdtContent>
    </w:sdt>
    <w:sdt>
      <w:sdtPr>
        <w:id w:val="103324"/>
        <w:tag w:val="goog_rdk_140"/>
      </w:sdtPr>
      <w:sdtContent>
        <w:p w:rsidR="00000000" w:rsidDel="00000000" w:rsidP="00000000" w:rsidRDefault="00000000" w:rsidRPr="00000000" w14:paraId="00000024">
          <w:pPr>
            <w:spacing w:after="240" w:before="240" w:lineRule="auto"/>
            <w:rPr>
              <w:rFonts w:ascii="Work Sans" w:cs="Work Sans" w:eastAsia="Work Sans" w:hAnsi="Work Sans"/>
              <w:rPrChange w:author="James Lam" w:id="0" w:date="2026-08-26T11:52:35Z">
                <w:rPr/>
              </w:rPrChange>
            </w:rPr>
          </w:pPr>
          <w:sdt>
            <w:sdtPr>
              <w:id w:val="-1589921533"/>
              <w:tag w:val="goog_rdk_139"/>
            </w:sdtPr>
            <w:sdtContent>
              <w:r w:rsidDel="00000000" w:rsidR="00000000" w:rsidRPr="00000000">
                <w:rPr>
                  <w:rFonts w:ascii="Work Sans" w:cs="Work Sans" w:eastAsia="Work Sans" w:hAnsi="Work Sans"/>
                  <w:rtl w:val="0"/>
                  <w:rPrChange w:author="James Lam" w:id="0" w:date="2026-08-26T11:52:35Z">
                    <w:rPr/>
                  </w:rPrChange>
                </w:rPr>
                <w:t xml:space="preserve">└── notebook.ipynb</w:t>
              </w:r>
            </w:sdtContent>
          </w:sdt>
        </w:p>
      </w:sdtContent>
    </w:sdt>
    <w:sdt>
      <w:sdtPr>
        <w:id w:val="1805423218"/>
        <w:tag w:val="goog_rdk_142"/>
      </w:sdtPr>
      <w:sdtContent>
        <w:p w:rsidR="00000000" w:rsidDel="00000000" w:rsidP="00000000" w:rsidRDefault="00000000" w:rsidRPr="00000000" w14:paraId="00000025">
          <w:pPr>
            <w:spacing w:after="240" w:before="240" w:lineRule="auto"/>
            <w:rPr>
              <w:rFonts w:ascii="Work Sans" w:cs="Work Sans" w:eastAsia="Work Sans" w:hAnsi="Work Sans"/>
              <w:rPrChange w:author="James Lam" w:id="0" w:date="2026-08-26T11:52:35Z">
                <w:rPr/>
              </w:rPrChange>
            </w:rPr>
          </w:pPr>
          <w:sdt>
            <w:sdtPr>
              <w:id w:val="918138794"/>
              <w:tag w:val="goog_rdk_141"/>
            </w:sdtPr>
            <w:sdtContent>
              <w:r w:rsidDel="00000000" w:rsidR="00000000" w:rsidRPr="00000000">
                <w:rPr>
                  <w:rFonts w:ascii="Work Sans" w:cs="Work Sans" w:eastAsia="Work Sans" w:hAnsi="Work Sans"/>
                  <w:rtl w:val="0"/>
                  <w:rPrChange w:author="James Lam" w:id="0" w:date="2026-08-26T11:52:35Z">
                    <w:rPr/>
                  </w:rPrChange>
                </w:rPr>
                <w:br w:type="textWrapping"/>
                <w:br w:type="textWrapping"/>
                <w:t xml:space="preserve">along with any other accompanying resources. Both files are required for the templates to function correctly.</w:t>
              </w:r>
            </w:sdtContent>
          </w:sdt>
        </w:p>
      </w:sdtContent>
    </w:sdt>
    <w:sdt>
      <w:sdtPr>
        <w:id w:val="106888011"/>
        <w:tag w:val="goog_rdk_145"/>
      </w:sdtPr>
      <w:sdtContent>
        <w:p w:rsidR="00000000" w:rsidDel="00000000" w:rsidP="00000000" w:rsidRDefault="00000000" w:rsidRPr="00000000" w14:paraId="00000026">
          <w:pPr>
            <w:spacing w:after="240" w:before="240" w:lineRule="auto"/>
            <w:rPr>
              <w:rFonts w:ascii="Work Sans" w:cs="Work Sans" w:eastAsia="Work Sans" w:hAnsi="Work Sans"/>
              <w:rPrChange w:author="James Lam" w:id="0" w:date="2026-08-26T11:52:35Z">
                <w:rPr/>
              </w:rPrChange>
            </w:rPr>
          </w:pPr>
          <w:sdt>
            <w:sdtPr>
              <w:id w:val="-197644662"/>
              <w:tag w:val="goog_rdk_143"/>
            </w:sdtPr>
            <w:sdtContent>
              <w:r w:rsidDel="00000000" w:rsidR="00000000" w:rsidRPr="00000000">
                <w:rPr>
                  <w:rFonts w:ascii="Work Sans" w:cs="Work Sans" w:eastAsia="Work Sans" w:hAnsi="Work Sans"/>
                  <w:b w:val="1"/>
                  <w:bCs w:val="1"/>
                  <w:rtl w:val="0"/>
                  <w:rPrChange w:author="James Lam" w:id="0" w:date="2026-08-26T11:52:35Z">
                    <w:rPr>
                      <w:b w:val="1"/>
                      <w:bCs w:val="1"/>
                    </w:rPr>
                  </w:rPrChange>
                </w:rPr>
                <w:t xml:space="preserve">12:00–13:00</w:t>
              </w:r>
            </w:sdtContent>
          </w:sdt>
          <w:sdt>
            <w:sdtPr>
              <w:id w:val="952943577"/>
              <w:tag w:val="goog_rdk_144"/>
            </w:sdtPr>
            <w:sdtContent>
              <w:r w:rsidDel="00000000" w:rsidR="00000000" w:rsidRPr="00000000">
                <w:rPr>
                  <w:rFonts w:ascii="Work Sans" w:cs="Work Sans" w:eastAsia="Work Sans" w:hAnsi="Work Sans"/>
                  <w:rtl w:val="0"/>
                  <w:rPrChange w:author="James Lam" w:id="0" w:date="2026-08-26T11:52:35Z">
                    <w:rPr/>
                  </w:rPrChange>
                </w:rPr>
                <w:t xml:space="preserve"> – Lunch.</w:t>
              </w:r>
            </w:sdtContent>
          </w:sdt>
        </w:p>
      </w:sdtContent>
    </w:sdt>
    <w:sdt>
      <w:sdtPr>
        <w:id w:val="1003910482"/>
        <w:tag w:val="goog_rdk_148"/>
      </w:sdtPr>
      <w:sdtContent>
        <w:p w:rsidR="00000000" w:rsidDel="00000000" w:rsidP="00000000" w:rsidRDefault="00000000" w:rsidRPr="00000000" w14:paraId="00000027">
          <w:pPr>
            <w:spacing w:after="240" w:before="240" w:lineRule="auto"/>
            <w:rPr>
              <w:rFonts w:ascii="Work Sans" w:cs="Work Sans" w:eastAsia="Work Sans" w:hAnsi="Work Sans"/>
              <w:rPrChange w:author="James Lam" w:id="0" w:date="2026-08-26T11:52:35Z">
                <w:rPr/>
              </w:rPrChange>
            </w:rPr>
          </w:pPr>
          <w:sdt>
            <w:sdtPr>
              <w:id w:val="1306405817"/>
              <w:tag w:val="goog_rdk_146"/>
            </w:sdtPr>
            <w:sdtContent>
              <w:r w:rsidDel="00000000" w:rsidR="00000000" w:rsidRPr="00000000">
                <w:rPr>
                  <w:rFonts w:ascii="Work Sans" w:cs="Work Sans" w:eastAsia="Work Sans" w:hAnsi="Work Sans"/>
                  <w:b w:val="1"/>
                  <w:bCs w:val="1"/>
                  <w:rtl w:val="0"/>
                  <w:rPrChange w:author="James Lam" w:id="0" w:date="2026-08-26T11:52:35Z">
                    <w:rPr>
                      <w:b w:val="1"/>
                      <w:bCs w:val="1"/>
                    </w:rPr>
                  </w:rPrChange>
                </w:rPr>
                <w:t xml:space="preserve">13:00–16:00</w:t>
              </w:r>
            </w:sdtContent>
          </w:sdt>
          <w:sdt>
            <w:sdtPr>
              <w:id w:val="-1048615912"/>
              <w:tag w:val="goog_rdk_147"/>
            </w:sdtPr>
            <w:sdtContent>
              <w:r w:rsidDel="00000000" w:rsidR="00000000" w:rsidRPr="00000000">
                <w:rPr>
                  <w:rFonts w:ascii="Work Sans" w:cs="Work Sans" w:eastAsia="Work Sans" w:hAnsi="Work Sans"/>
                  <w:rtl w:val="0"/>
                  <w:rPrChange w:author="James Lam" w:id="0" w:date="2026-08-26T11:52:35Z">
                    <w:rPr/>
                  </w:rPrChange>
                </w:rPr>
                <w:t xml:space="preserve"> – Independent capstone working session. Learners can either:</w:t>
              </w:r>
            </w:sdtContent>
          </w:sdt>
        </w:p>
      </w:sdtContent>
    </w:sdt>
    <w:sdt>
      <w:sdtPr>
        <w:id w:val="-2026385027"/>
        <w:tag w:val="goog_rdk_155"/>
      </w:sdtPr>
      <w:sdtContent>
        <w:p w:rsidR="00000000" w:rsidDel="00000000" w:rsidP="00000000" w:rsidRDefault="00000000" w:rsidRPr="00000000" w14:paraId="00000028">
          <w:pPr>
            <w:numPr>
              <w:ilvl w:val="0"/>
              <w:numId w:val="1"/>
            </w:numPr>
            <w:spacing w:after="0" w:before="240" w:lineRule="auto"/>
            <w:ind w:left="720" w:hanging="360"/>
            <w:rPr>
              <w:rFonts w:ascii="Work Sans" w:cs="Work Sans" w:eastAsia="Work Sans" w:hAnsi="Work Sans"/>
              <w:rPrChange w:author="James Lam" w:id="0" w:date="2026-08-26T11:52:35Z">
                <w:rPr/>
              </w:rPrChange>
            </w:rPr>
            <w:pPrChange w:author="James Lam" w:id="0" w:date="2026-08-26T11:52:35Z">
              <w:pPr>
                <w:numPr>
                  <w:ilvl w:val="0"/>
                  <w:numId w:val="1"/>
                </w:numPr>
                <w:spacing w:after="0" w:before="240" w:lineRule="auto"/>
                <w:ind w:left="720" w:hanging="360"/>
              </w:pPr>
            </w:pPrChange>
          </w:pPr>
          <w:sdt>
            <w:sdtPr>
              <w:id w:val="-1086796871"/>
              <w:tag w:val="goog_rdk_149"/>
            </w:sdtPr>
            <w:sdtContent>
              <w:r w:rsidDel="00000000" w:rsidR="00000000" w:rsidRPr="00000000">
                <w:rPr>
                  <w:rFonts w:ascii="Work Sans" w:cs="Work Sans" w:eastAsia="Work Sans" w:hAnsi="Work Sans"/>
                  <w:rtl w:val="0"/>
                  <w:rPrChange w:author="James Lam" w:id="0" w:date="2026-08-26T11:52:35Z">
                    <w:rPr/>
                  </w:rPrChange>
                </w:rPr>
                <w:t xml:space="preserve">Continue working through the guided templates in the main room with </w:t>
              </w:r>
            </w:sdtContent>
          </w:sdt>
          <w:sdt>
            <w:sdtPr>
              <w:id w:val="1776551942"/>
              <w:tag w:val="goog_rdk_150"/>
            </w:sdtPr>
            <w:sdtContent>
              <w:ins w:author="James Lam" w:id="5" w:date="2026-08-26T11:47:49Z"/>
              <w:sdt>
                <w:sdtPr>
                  <w:id w:val="1464862264"/>
                  <w:tag w:val="goog_rdk_151"/>
                </w:sdtPr>
                <w:sdtContent>
                  <w:ins w:author="James Lam" w:id="5" w:date="2026-08-26T11:47:49Z">
                    <w:r w:rsidDel="00000000" w:rsidR="00000000" w:rsidRPr="00000000">
                      <w:rPr>
                        <w:rFonts w:ascii="Work Sans" w:cs="Work Sans" w:eastAsia="Work Sans" w:hAnsi="Work Sans"/>
                        <w:rtl w:val="0"/>
                        <w:rPrChange w:author="James Lam" w:id="0" w:date="2026-08-26T11:52:35Z">
                          <w:rPr/>
                        </w:rPrChange>
                      </w:rPr>
                      <w:t xml:space="preserve">facilitator</w:t>
                    </w:r>
                  </w:ins>
                </w:sdtContent>
              </w:sdt>
              <w:ins w:author="James Lam" w:id="5" w:date="2026-08-26T11:47:49Z"/>
            </w:sdtContent>
          </w:sdt>
          <w:sdt>
            <w:sdtPr>
              <w:id w:val="2094782491"/>
              <w:tag w:val="goog_rdk_152"/>
            </w:sdtPr>
            <w:sdtContent>
              <w:del w:author="James Lam" w:id="5" w:date="2026-08-26T11:47:49Z"/>
              <w:sdt>
                <w:sdtPr>
                  <w:id w:val="-437490145"/>
                  <w:tag w:val="goog_rdk_153"/>
                </w:sdtPr>
                <w:sdtContent>
                  <w:del w:author="James Lam" w:id="5" w:date="2026-08-26T11:47:49Z">
                    <w:r w:rsidDel="00000000" w:rsidR="00000000" w:rsidRPr="00000000">
                      <w:rPr>
                        <w:rFonts w:ascii="Work Sans" w:cs="Work Sans" w:eastAsia="Work Sans" w:hAnsi="Work Sans"/>
                        <w:rtl w:val="0"/>
                        <w:rPrChange w:author="James Lam" w:id="0" w:date="2026-08-26T11:52:35Z">
                          <w:rPr/>
                        </w:rPrChange>
                      </w:rPr>
                      <w:delText xml:space="preserve">tutor</w:delText>
                    </w:r>
                  </w:del>
                </w:sdtContent>
              </w:sdt>
              <w:del w:author="James Lam" w:id="5" w:date="2026-08-26T11:47:49Z"/>
            </w:sdtContent>
          </w:sdt>
          <w:sdt>
            <w:sdtPr>
              <w:id w:val="1317893601"/>
              <w:tag w:val="goog_rdk_154"/>
            </w:sdtPr>
            <w:sdtContent>
              <w:r w:rsidDel="00000000" w:rsidR="00000000" w:rsidRPr="00000000">
                <w:rPr>
                  <w:rFonts w:ascii="Work Sans" w:cs="Work Sans" w:eastAsia="Work Sans" w:hAnsi="Work Sans"/>
                  <w:rtl w:val="0"/>
                  <w:rPrChange w:author="James Lam" w:id="0" w:date="2026-08-26T11:52:35Z">
                    <w:rPr/>
                  </w:rPrChange>
                </w:rPr>
                <w:t xml:space="preserve"> support </w:t>
              </w:r>
            </w:sdtContent>
          </w:sdt>
        </w:p>
      </w:sdtContent>
    </w:sdt>
    <w:sdt>
      <w:sdtPr>
        <w:id w:val="-19889352"/>
        <w:tag w:val="goog_rdk_162"/>
      </w:sdtPr>
      <w:sdtContent>
        <w:p w:rsidR="00000000" w:rsidDel="00000000" w:rsidP="00000000" w:rsidRDefault="00000000" w:rsidRPr="00000000" w14:paraId="00000029">
          <w:pPr>
            <w:numPr>
              <w:ilvl w:val="0"/>
              <w:numId w:val="1"/>
            </w:numPr>
            <w:spacing w:after="240" w:before="0" w:lineRule="auto"/>
            <w:ind w:left="720" w:hanging="360"/>
            <w:rPr>
              <w:rFonts w:ascii="Work Sans" w:cs="Work Sans" w:eastAsia="Work Sans" w:hAnsi="Work Sans"/>
              <w:rPrChange w:author="James Lam" w:id="0" w:date="2026-08-26T11:52:35Z">
                <w:rPr/>
              </w:rPrChange>
            </w:rPr>
            <w:pPrChange w:author="James Lam" w:id="0" w:date="2026-08-26T11:52:35Z">
              <w:pPr>
                <w:numPr>
                  <w:ilvl w:val="0"/>
                  <w:numId w:val="1"/>
                </w:numPr>
                <w:spacing w:after="240" w:before="0" w:lineRule="auto"/>
                <w:ind w:left="720" w:hanging="360"/>
              </w:pPr>
            </w:pPrChange>
          </w:pPr>
          <w:sdt>
            <w:sdtPr>
              <w:id w:val="-1087823059"/>
              <w:tag w:val="goog_rdk_156"/>
            </w:sdtPr>
            <w:sdtContent>
              <w:r w:rsidDel="00000000" w:rsidR="00000000" w:rsidRPr="00000000">
                <w:rPr>
                  <w:rFonts w:ascii="Work Sans" w:cs="Work Sans" w:eastAsia="Work Sans" w:hAnsi="Work Sans"/>
                  <w:rtl w:val="0"/>
                  <w:rPrChange w:author="James Lam" w:id="0" w:date="2026-08-26T11:52:35Z">
                    <w:rPr/>
                  </w:rPrChange>
                </w:rPr>
                <w:t xml:space="preserve">Work independently in their breakout room with </w:t>
              </w:r>
            </w:sdtContent>
          </w:sdt>
          <w:sdt>
            <w:sdtPr>
              <w:id w:val="-1869832611"/>
              <w:tag w:val="goog_rdk_157"/>
            </w:sdtPr>
            <w:sdtContent>
              <w:ins w:author="James Lam" w:id="5" w:date="2026-08-26T11:47:49Z"/>
              <w:sdt>
                <w:sdtPr>
                  <w:id w:val="745271551"/>
                  <w:tag w:val="goog_rdk_158"/>
                </w:sdtPr>
                <w:sdtContent>
                  <w:ins w:author="James Lam" w:id="5" w:date="2026-08-26T11:47:49Z">
                    <w:r w:rsidDel="00000000" w:rsidR="00000000" w:rsidRPr="00000000">
                      <w:rPr>
                        <w:rFonts w:ascii="Work Sans" w:cs="Work Sans" w:eastAsia="Work Sans" w:hAnsi="Work Sans"/>
                        <w:rtl w:val="0"/>
                        <w:rPrChange w:author="James Lam" w:id="0" w:date="2026-08-26T11:52:35Z">
                          <w:rPr/>
                        </w:rPrChange>
                      </w:rPr>
                      <w:t xml:space="preserve">facilitator</w:t>
                    </w:r>
                  </w:ins>
                </w:sdtContent>
              </w:sdt>
              <w:ins w:author="James Lam" w:id="5" w:date="2026-08-26T11:47:49Z"/>
            </w:sdtContent>
          </w:sdt>
          <w:sdt>
            <w:sdtPr>
              <w:id w:val="-600837486"/>
              <w:tag w:val="goog_rdk_159"/>
            </w:sdtPr>
            <w:sdtContent>
              <w:del w:author="James Lam" w:id="5" w:date="2026-08-26T11:47:49Z"/>
              <w:sdt>
                <w:sdtPr>
                  <w:id w:val="-1828575053"/>
                  <w:tag w:val="goog_rdk_160"/>
                </w:sdtPr>
                <w:sdtContent>
                  <w:del w:author="James Lam" w:id="5" w:date="2026-08-26T11:47:49Z">
                    <w:r w:rsidDel="00000000" w:rsidR="00000000" w:rsidRPr="00000000">
                      <w:rPr>
                        <w:rFonts w:ascii="Work Sans" w:cs="Work Sans" w:eastAsia="Work Sans" w:hAnsi="Work Sans"/>
                        <w:rtl w:val="0"/>
                        <w:rPrChange w:author="James Lam" w:id="0" w:date="2026-08-26T11:52:35Z">
                          <w:rPr/>
                        </w:rPrChange>
                      </w:rPr>
                      <w:delText xml:space="preserve">tutor</w:delText>
                    </w:r>
                  </w:del>
                </w:sdtContent>
              </w:sdt>
              <w:del w:author="James Lam" w:id="5" w:date="2026-08-26T11:47:49Z"/>
            </w:sdtContent>
          </w:sdt>
          <w:sdt>
            <w:sdtPr>
              <w:id w:val="-1672777857"/>
              <w:tag w:val="goog_rdk_161"/>
            </w:sdtPr>
            <w:sdtContent>
              <w:r w:rsidDel="00000000" w:rsidR="00000000" w:rsidRPr="00000000">
                <w:rPr>
                  <w:rFonts w:ascii="Work Sans" w:cs="Work Sans" w:eastAsia="Work Sans" w:hAnsi="Work Sans"/>
                  <w:rtl w:val="0"/>
                  <w:rPrChange w:author="James Lam" w:id="0" w:date="2026-08-26T11:52:35Z">
                    <w:rPr/>
                  </w:rPrChange>
                </w:rPr>
                <w:t xml:space="preserve">s available for assistance.</w:t>
              </w:r>
            </w:sdtContent>
          </w:sdt>
        </w:p>
      </w:sdtContent>
    </w:sdt>
    <w:sdt>
      <w:sdtPr>
        <w:id w:val="1927926459"/>
        <w:tag w:val="goog_rdk_172"/>
      </w:sdtPr>
      <w:sdtContent>
        <w:p w:rsidR="00000000" w:rsidDel="00000000" w:rsidP="00000000" w:rsidRDefault="00000000" w:rsidRPr="00000000" w14:paraId="0000002A">
          <w:pPr>
            <w:spacing w:after="240" w:before="240" w:lineRule="auto"/>
            <w:rPr>
              <w:rFonts w:ascii="Work Sans" w:cs="Work Sans" w:eastAsia="Work Sans" w:hAnsi="Work Sans"/>
              <w:b w:val="1"/>
              <w:bCs w:val="1"/>
              <w:rPrChange w:author="James Lam" w:id="0" w:date="2026-08-26T11:52:35Z">
                <w:rPr>
                  <w:b w:val="1"/>
                  <w:bCs w:val="1"/>
                </w:rPr>
              </w:rPrChange>
            </w:rPr>
          </w:pPr>
          <w:sdt>
            <w:sdtPr>
              <w:id w:val="-1498089307"/>
              <w:tag w:val="goog_rdk_163"/>
            </w:sdtPr>
            <w:sdtContent>
              <w:commentRangeStart w:id="11"/>
            </w:sdtContent>
          </w:sdt>
          <w:sdt>
            <w:sdtPr>
              <w:id w:val="1792604609"/>
              <w:tag w:val="goog_rdk_164"/>
            </w:sdtPr>
            <w:sdtContent>
              <w:commentRangeStart w:id="12"/>
            </w:sdtContent>
          </w:sdt>
          <w:sdt>
            <w:sdtPr>
              <w:id w:val="860930929"/>
              <w:tag w:val="goog_rdk_165"/>
            </w:sdtPr>
            <w:sdtContent>
              <w:r w:rsidDel="00000000" w:rsidR="00000000" w:rsidRPr="00000000">
                <w:rPr>
                  <w:rFonts w:ascii="Work Sans" w:cs="Work Sans" w:eastAsia="Work Sans" w:hAnsi="Work Sans"/>
                  <w:rtl w:val="0"/>
                  <w:rPrChange w:author="James Lam" w:id="0" w:date="2026-08-26T11:52:35Z">
                    <w:rPr/>
                  </w:rPrChange>
                </w:rPr>
                <w:t xml:space="preserve">If a </w:t>
              </w:r>
            </w:sdtContent>
          </w:sdt>
          <w:sdt>
            <w:sdtPr>
              <w:id w:val="24652675"/>
              <w:tag w:val="goog_rdk_166"/>
            </w:sdtPr>
            <w:sdtContent>
              <w:ins w:author="James Lam" w:id="5" w:date="2026-08-26T11:47:49Z"/>
              <w:sdt>
                <w:sdtPr>
                  <w:id w:val="-1396944041"/>
                  <w:tag w:val="goog_rdk_167"/>
                </w:sdtPr>
                <w:sdtContent>
                  <w:ins w:author="James Lam" w:id="5" w:date="2026-08-26T11:47:49Z">
                    <w:r w:rsidDel="00000000" w:rsidR="00000000" w:rsidRPr="00000000">
                      <w:rPr>
                        <w:rFonts w:ascii="Work Sans" w:cs="Work Sans" w:eastAsia="Work Sans" w:hAnsi="Work Sans"/>
                        <w:rtl w:val="0"/>
                        <w:rPrChange w:author="James Lam" w:id="0" w:date="2026-08-26T11:52:35Z">
                          <w:rPr/>
                        </w:rPrChange>
                      </w:rPr>
                      <w:t xml:space="preserve">facilitator</w:t>
                    </w:r>
                  </w:ins>
                </w:sdtContent>
              </w:sdt>
              <w:ins w:author="James Lam" w:id="5" w:date="2026-08-26T11:47:49Z"/>
            </w:sdtContent>
          </w:sdt>
          <w:sdt>
            <w:sdtPr>
              <w:id w:val="-1912300143"/>
              <w:tag w:val="goog_rdk_168"/>
            </w:sdtPr>
            <w:sdtContent>
              <w:del w:author="James Lam" w:id="5" w:date="2026-08-26T11:47:49Z"/>
              <w:sdt>
                <w:sdtPr>
                  <w:id w:val="750212041"/>
                  <w:tag w:val="goog_rdk_169"/>
                </w:sdtPr>
                <w:sdtContent>
                  <w:del w:author="James Lam" w:id="5" w:date="2026-08-26T11:47:49Z">
                    <w:r w:rsidDel="00000000" w:rsidR="00000000" w:rsidRPr="00000000">
                      <w:rPr>
                        <w:rFonts w:ascii="Work Sans" w:cs="Work Sans" w:eastAsia="Work Sans" w:hAnsi="Work Sans"/>
                        <w:rtl w:val="0"/>
                        <w:rPrChange w:author="James Lam" w:id="0" w:date="2026-08-26T11:52:35Z">
                          <w:rPr/>
                        </w:rPrChange>
                      </w:rPr>
                      <w:delText xml:space="preserve">tutor</w:delText>
                    </w:r>
                  </w:del>
                </w:sdtContent>
              </w:sdt>
              <w:del w:author="James Lam" w:id="5" w:date="2026-08-26T11:47:49Z"/>
            </w:sdtContent>
          </w:sdt>
          <w:sdt>
            <w:sdtPr>
              <w:id w:val="564748249"/>
              <w:tag w:val="goog_rdk_170"/>
            </w:sdtPr>
            <w:sdtContent>
              <w:r w:rsidDel="00000000" w:rsidR="00000000" w:rsidRPr="00000000">
                <w:rPr>
                  <w:rFonts w:ascii="Work Sans" w:cs="Work Sans" w:eastAsia="Work Sans" w:hAnsi="Work Sans"/>
                  <w:rtl w:val="0"/>
                  <w:rPrChange w:author="James Lam" w:id="0" w:date="2026-08-26T11:52:35Z">
                    <w:rPr/>
                  </w:rPrChange>
                </w:rPr>
                <w:t xml:space="preserve"> spends approximately 10–15 minutes or more supporting an individual learner, this should be recorded as a 1:1 in the tracking sheet. Learners may also request a dedicated 1:1 at any point during the session if they would prefer focused support.</w:t>
              </w:r>
            </w:sdtContent>
          </w:sdt>
          <w:commentRangeEnd w:id="11"/>
          <w:r w:rsidDel="00000000" w:rsidR="00000000" w:rsidRPr="00000000">
            <w:commentReference w:id="11"/>
          </w:r>
          <w:commentRangeEnd w:id="12"/>
          <w:r w:rsidDel="00000000" w:rsidR="00000000" w:rsidRPr="00000000">
            <w:commentReference w:id="12"/>
          </w:r>
          <w:sdt>
            <w:sdtPr>
              <w:id w:val="1705600313"/>
              <w:tag w:val="goog_rdk_171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id w:val="1641321977"/>
        <w:tag w:val="goog_rdk_174"/>
      </w:sdtPr>
      <w:sdtContent>
        <w:p w:rsidR="00000000" w:rsidDel="00000000" w:rsidP="00000000" w:rsidRDefault="00000000" w:rsidRPr="00000000" w14:paraId="0000002B">
          <w:pPr>
            <w:rPr>
              <w:rFonts w:ascii="Work Sans" w:cs="Work Sans" w:eastAsia="Work Sans" w:hAnsi="Work Sans"/>
              <w:b w:val="1"/>
              <w:bCs w:val="1"/>
              <w:sz w:val="40"/>
              <w:szCs w:val="40"/>
              <w:rPrChange w:author="James Lam" w:id="0" w:date="2026-08-26T11:52:35Z">
                <w:rPr>
                  <w:b w:val="1"/>
                  <w:bCs w:val="1"/>
                  <w:sz w:val="40"/>
                  <w:szCs w:val="40"/>
                </w:rPr>
              </w:rPrChange>
            </w:rPr>
          </w:pPr>
          <w:sdt>
            <w:sdtPr>
              <w:id w:val="1324501956"/>
              <w:tag w:val="goog_rdk_173"/>
            </w:sdtPr>
            <w:sdtContent>
              <w:r w:rsidDel="00000000" w:rsidR="00000000" w:rsidRPr="00000000">
                <w:rPr>
                  <w:rFonts w:ascii="Work Sans" w:cs="Work Sans" w:eastAsia="Work Sans" w:hAnsi="Work Sans"/>
                  <w:b w:val="1"/>
                  <w:bCs w:val="1"/>
                  <w:sz w:val="40"/>
                  <w:szCs w:val="40"/>
                  <w:rtl w:val="0"/>
                  <w:rPrChange w:author="James Lam" w:id="0" w:date="2026-08-26T11:52:35Z">
                    <w:rPr>
                      <w:b w:val="1"/>
                      <w:bCs w:val="1"/>
                      <w:sz w:val="40"/>
                      <w:szCs w:val="40"/>
                    </w:rPr>
                  </w:rPrChange>
                </w:rPr>
                <w:t xml:space="preserve">121 form</w:t>
              </w:r>
            </w:sdtContent>
          </w:sdt>
        </w:p>
      </w:sdtContent>
    </w:sdt>
    <w:sdt>
      <w:sdtPr>
        <w:id w:val="-1765284734"/>
        <w:tag w:val="goog_rdk_176"/>
      </w:sdtPr>
      <w:sdtContent>
        <w:p w:rsidR="00000000" w:rsidDel="00000000" w:rsidP="00000000" w:rsidRDefault="00000000" w:rsidRPr="00000000" w14:paraId="0000002C">
          <w:pPr>
            <w:rPr>
              <w:rFonts w:ascii="Work Sans" w:cs="Work Sans" w:eastAsia="Work Sans" w:hAnsi="Work Sans"/>
              <w:b w:val="1"/>
              <w:bCs w:val="1"/>
              <w:sz w:val="40"/>
              <w:szCs w:val="40"/>
              <w:rPrChange w:author="James Lam" w:id="0" w:date="2026-08-26T11:52:35Z">
                <w:rPr>
                  <w:b w:val="1"/>
                  <w:bCs w:val="1"/>
                  <w:sz w:val="40"/>
                  <w:szCs w:val="40"/>
                </w:rPr>
              </w:rPrChange>
            </w:rPr>
          </w:pPr>
          <w:sdt>
            <w:sdtPr>
              <w:id w:val="-861658582"/>
              <w:tag w:val="goog_rdk_175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id w:val="923394271"/>
        <w:tag w:val="goog_rdk_178"/>
      </w:sdtPr>
      <w:sdtContent>
        <w:p w:rsidR="00000000" w:rsidDel="00000000" w:rsidP="00000000" w:rsidRDefault="00000000" w:rsidRPr="00000000" w14:paraId="0000002D">
          <w:pPr>
            <w:rPr>
              <w:rFonts w:ascii="Work Sans" w:cs="Work Sans" w:eastAsia="Work Sans" w:hAnsi="Work Sans"/>
              <w:rPrChange w:author="James Lam" w:id="0" w:date="2026-08-26T11:52:35Z">
                <w:rPr/>
              </w:rPrChange>
            </w:rPr>
          </w:pPr>
          <w:sdt>
            <w:sdtPr>
              <w:id w:val="-2095223268"/>
              <w:tag w:val="goog_rdk_177"/>
            </w:sdtPr>
            <w:sdtContent>
              <w:r w:rsidDel="00000000" w:rsidR="00000000" w:rsidRPr="00000000">
                <w:rPr>
                  <w:rFonts w:ascii="Work Sans" w:cs="Work Sans" w:eastAsia="Work Sans" w:hAnsi="Work Sans"/>
                  <w:rtl w:val="0"/>
                  <w:rPrChange w:author="James Lam" w:id="0" w:date="2026-08-26T11:52:35Z">
                    <w:rPr/>
                  </w:rPrChange>
                </w:rPr>
                <w:t xml:space="preserve">Here is an example of the form for the 1:1 - the main aim is to record what problem type (classification/regression/time series) the learner eventually went for and whether they got the one to one time during the session.</w:t>
              </w:r>
            </w:sdtContent>
          </w:sdt>
        </w:p>
      </w:sdtContent>
    </w:sdt>
    <w:sdt>
      <w:sdtPr>
        <w:id w:val="-1113877974"/>
        <w:tag w:val="goog_rdk_180"/>
      </w:sdtPr>
      <w:sdtContent>
        <w:p w:rsidR="00000000" w:rsidDel="00000000" w:rsidP="00000000" w:rsidRDefault="00000000" w:rsidRPr="00000000" w14:paraId="0000002E">
          <w:pPr>
            <w:rPr>
              <w:rFonts w:ascii="Work Sans" w:cs="Work Sans" w:eastAsia="Work Sans" w:hAnsi="Work Sans"/>
              <w:rPrChange w:author="James Lam" w:id="0" w:date="2026-08-26T11:52:35Z">
                <w:rPr/>
              </w:rPrChange>
            </w:rPr>
          </w:pPr>
          <w:sdt>
            <w:sdtPr>
              <w:id w:val="-34389259"/>
              <w:tag w:val="goog_rdk_179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1"/>
        </w:trPr>
        <w:tc>
          <w:tcPr/>
          <w:sdt>
            <w:sdtPr>
              <w:id w:val="104596194"/>
              <w:tag w:val="goog_rdk_183"/>
            </w:sdtPr>
            <w:sdtContent>
              <w:p w:rsidR="00000000" w:rsidDel="00000000" w:rsidP="00000000" w:rsidRDefault="00000000" w:rsidRPr="00000000" w14:paraId="0000002F">
                <w:pPr>
                  <w:rPr>
                    <w:rFonts w:ascii="Work Sans" w:cs="Work Sans" w:eastAsia="Work Sans" w:hAnsi="Work Sans"/>
                    <w:rPrChange w:author="James Lam" w:id="0" w:date="2026-08-26T11:52:35Z">
                      <w:rPr/>
                    </w:rPrChange>
                  </w:rPr>
                </w:pPr>
                <w:sdt>
                  <w:sdtPr>
                    <w:id w:val="-1778790445"/>
                    <w:tag w:val="goog_rdk_181"/>
                  </w:sdtPr>
                  <w:sdtContent>
                    <w:r w:rsidDel="00000000" w:rsidR="00000000" w:rsidRPr="00000000">
                      <w:rPr>
                        <w:rFonts w:ascii="Work Sans" w:cs="Work Sans" w:eastAsia="Work Sans" w:hAnsi="Work Sans"/>
                        <w:b w:val="1"/>
                        <w:bCs w:val="1"/>
                        <w:rtl w:val="0"/>
                        <w:rPrChange w:author="James Lam" w:id="0" w:date="2026-08-26T11:52:35Z">
                          <w:rPr>
                            <w:b w:val="1"/>
                            <w:bCs w:val="1"/>
                          </w:rPr>
                        </w:rPrChange>
                      </w:rPr>
                      <w:t xml:space="preserve">Learner Name</w:t>
                    </w:r>
                  </w:sdtContent>
                </w:sdt>
                <w:sdt>
                  <w:sdtPr>
                    <w:id w:val="-1076519258"/>
                    <w:tag w:val="goog_rdk_182"/>
                  </w:sdtPr>
                  <w:sdtContent>
                    <w:r w:rsidDel="00000000" w:rsidR="00000000" w:rsidRPr="00000000">
                      <w:rPr>
                        <w:rtl w:val="0"/>
                      </w:rPr>
                    </w:r>
                  </w:sdtContent>
                </w:sdt>
              </w:p>
            </w:sdtContent>
          </w:sdt>
        </w:tc>
        <w:tc>
          <w:tcPr/>
          <w:sdt>
            <w:sdtPr>
              <w:id w:val="1414935282"/>
              <w:tag w:val="goog_rdk_186"/>
            </w:sdtPr>
            <w:sdtContent>
              <w:p w:rsidR="00000000" w:rsidDel="00000000" w:rsidP="00000000" w:rsidRDefault="00000000" w:rsidRPr="00000000" w14:paraId="00000030">
                <w:pPr>
                  <w:rPr>
                    <w:rFonts w:ascii="Work Sans" w:cs="Work Sans" w:eastAsia="Work Sans" w:hAnsi="Work Sans"/>
                    <w:rPrChange w:author="James Lam" w:id="0" w:date="2026-08-26T11:52:35Z">
                      <w:rPr/>
                    </w:rPrChange>
                  </w:rPr>
                </w:pPr>
                <w:sdt>
                  <w:sdtPr>
                    <w:id w:val="-1597374754"/>
                    <w:tag w:val="goog_rdk_184"/>
                  </w:sdtPr>
                  <w:sdtContent>
                    <w:r w:rsidDel="00000000" w:rsidR="00000000" w:rsidRPr="00000000">
                      <w:rPr>
                        <w:rFonts w:ascii="Work Sans" w:cs="Work Sans" w:eastAsia="Work Sans" w:hAnsi="Work Sans"/>
                        <w:b w:val="1"/>
                        <w:bCs w:val="1"/>
                        <w:rtl w:val="0"/>
                        <w:rPrChange w:author="James Lam" w:id="0" w:date="2026-08-26T11:52:35Z">
                          <w:rPr>
                            <w:b w:val="1"/>
                            <w:bCs w:val="1"/>
                          </w:rPr>
                        </w:rPrChange>
                      </w:rPr>
                      <w:t xml:space="preserve">Problem Type</w:t>
                    </w:r>
                  </w:sdtContent>
                </w:sdt>
                <w:sdt>
                  <w:sdtPr>
                    <w:id w:val="966336344"/>
                    <w:tag w:val="goog_rdk_185"/>
                  </w:sdtPr>
                  <w:sdtContent>
                    <w:r w:rsidDel="00000000" w:rsidR="00000000" w:rsidRPr="00000000">
                      <w:rPr>
                        <w:rtl w:val="0"/>
                      </w:rPr>
                    </w:r>
                  </w:sdtContent>
                </w:sdt>
              </w:p>
            </w:sdtContent>
          </w:sdt>
        </w:tc>
        <w:tc>
          <w:tcPr/>
          <w:sdt>
            <w:sdtPr>
              <w:id w:val="-1728479902"/>
              <w:tag w:val="goog_rdk_189"/>
            </w:sdtPr>
            <w:sdtContent>
              <w:p w:rsidR="00000000" w:rsidDel="00000000" w:rsidP="00000000" w:rsidRDefault="00000000" w:rsidRPr="00000000" w14:paraId="00000031">
                <w:pPr>
                  <w:rPr>
                    <w:rFonts w:ascii="Work Sans" w:cs="Work Sans" w:eastAsia="Work Sans" w:hAnsi="Work Sans"/>
                    <w:rPrChange w:author="James Lam" w:id="0" w:date="2026-08-26T11:52:35Z">
                      <w:rPr/>
                    </w:rPrChange>
                  </w:rPr>
                </w:pPr>
                <w:sdt>
                  <w:sdtPr>
                    <w:id w:val="-2067173049"/>
                    <w:tag w:val="goog_rdk_187"/>
                  </w:sdtPr>
                  <w:sdtContent>
                    <w:r w:rsidDel="00000000" w:rsidR="00000000" w:rsidRPr="00000000">
                      <w:rPr>
                        <w:rFonts w:ascii="Work Sans" w:cs="Work Sans" w:eastAsia="Work Sans" w:hAnsi="Work Sans"/>
                        <w:b w:val="1"/>
                        <w:bCs w:val="1"/>
                        <w:rtl w:val="0"/>
                        <w:rPrChange w:author="James Lam" w:id="0" w:date="2026-08-26T11:52:35Z">
                          <w:rPr>
                            <w:b w:val="1"/>
                            <w:bCs w:val="1"/>
                          </w:rPr>
                        </w:rPrChange>
                      </w:rPr>
                      <w:t xml:space="preserve">1:1 Covered (Yes/No)</w:t>
                    </w:r>
                  </w:sdtContent>
                </w:sdt>
                <w:sdt>
                  <w:sdtPr>
                    <w:id w:val="2005252648"/>
                    <w:tag w:val="goog_rdk_188"/>
                  </w:sdtPr>
                  <w:sdtContent>
                    <w:r w:rsidDel="00000000" w:rsidR="00000000" w:rsidRPr="00000000">
                      <w:rPr>
                        <w:rtl w:val="0"/>
                      </w:rPr>
                    </w:r>
                  </w:sdtContent>
                </w:sdt>
              </w:p>
            </w:sdtContent>
          </w:sdt>
        </w:tc>
      </w:tr>
      <w:tr>
        <w:trPr>
          <w:cantSplit w:val="0"/>
          <w:tblHeader w:val="0"/>
        </w:trPr>
        <w:tc>
          <w:tcPr/>
          <w:sdt>
            <w:sdtPr>
              <w:id w:val="71127850"/>
              <w:tag w:val="goog_rdk_191"/>
            </w:sdtPr>
            <w:sdtContent>
              <w:p w:rsidR="00000000" w:rsidDel="00000000" w:rsidP="00000000" w:rsidRDefault="00000000" w:rsidRPr="00000000" w14:paraId="00000032">
                <w:pPr>
                  <w:rPr>
                    <w:rFonts w:ascii="Work Sans" w:cs="Work Sans" w:eastAsia="Work Sans" w:hAnsi="Work Sans"/>
                    <w:rPrChange w:author="James Lam" w:id="0" w:date="2026-08-26T11:52:35Z">
                      <w:rPr/>
                    </w:rPrChange>
                  </w:rPr>
                </w:pPr>
                <w:sdt>
                  <w:sdtPr>
                    <w:id w:val="1469895908"/>
                    <w:tag w:val="goog_rdk_190"/>
                  </w:sdtPr>
                  <w:sdtContent>
                    <w:r w:rsidDel="00000000" w:rsidR="00000000" w:rsidRPr="00000000">
                      <w:rPr>
                        <w:rtl w:val="0"/>
                      </w:rPr>
                    </w:r>
                  </w:sdtContent>
                </w:sdt>
              </w:p>
            </w:sdtContent>
          </w:sdt>
        </w:tc>
        <w:tc>
          <w:tcPr/>
          <w:sdt>
            <w:sdtPr>
              <w:id w:val="-183245200"/>
              <w:tag w:val="goog_rdk_193"/>
            </w:sdtPr>
            <w:sdtContent>
              <w:p w:rsidR="00000000" w:rsidDel="00000000" w:rsidP="00000000" w:rsidRDefault="00000000" w:rsidRPr="00000000" w14:paraId="00000033">
                <w:pPr>
                  <w:rPr>
                    <w:rFonts w:ascii="Work Sans" w:cs="Work Sans" w:eastAsia="Work Sans" w:hAnsi="Work Sans"/>
                    <w:rPrChange w:author="James Lam" w:id="0" w:date="2026-08-26T11:52:35Z">
                      <w:rPr/>
                    </w:rPrChange>
                  </w:rPr>
                </w:pPr>
                <w:sdt>
                  <w:sdtPr>
                    <w:id w:val="1881133519"/>
                    <w:tag w:val="goog_rdk_192"/>
                  </w:sdtPr>
                  <w:sdtContent>
                    <w:r w:rsidDel="00000000" w:rsidR="00000000" w:rsidRPr="00000000">
                      <w:rPr>
                        <w:rtl w:val="0"/>
                      </w:rPr>
                    </w:r>
                  </w:sdtContent>
                </w:sdt>
              </w:p>
            </w:sdtContent>
          </w:sdt>
        </w:tc>
        <w:tc>
          <w:tcPr/>
          <w:sdt>
            <w:sdtPr>
              <w:id w:val="927764870"/>
              <w:tag w:val="goog_rdk_195"/>
            </w:sdtPr>
            <w:sdtContent>
              <w:p w:rsidR="00000000" w:rsidDel="00000000" w:rsidP="00000000" w:rsidRDefault="00000000" w:rsidRPr="00000000" w14:paraId="00000034">
                <w:pPr>
                  <w:rPr>
                    <w:rFonts w:ascii="Work Sans" w:cs="Work Sans" w:eastAsia="Work Sans" w:hAnsi="Work Sans"/>
                    <w:rPrChange w:author="James Lam" w:id="0" w:date="2026-08-26T11:52:35Z">
                      <w:rPr/>
                    </w:rPrChange>
                  </w:rPr>
                </w:pPr>
                <w:sdt>
                  <w:sdtPr>
                    <w:id w:val="1655401268"/>
                    <w:tag w:val="goog_rdk_194"/>
                  </w:sdtPr>
                  <w:sdtContent>
                    <w:r w:rsidDel="00000000" w:rsidR="00000000" w:rsidRPr="00000000">
                      <w:rPr>
                        <w:rtl w:val="0"/>
                      </w:rPr>
                    </w:r>
                  </w:sdtContent>
                </w:sdt>
              </w:p>
            </w:sdtContent>
          </w:sdt>
        </w:tc>
      </w:tr>
      <w:tr>
        <w:trPr>
          <w:cantSplit w:val="0"/>
          <w:tblHeader w:val="0"/>
        </w:trPr>
        <w:tc>
          <w:tcPr/>
          <w:sdt>
            <w:sdtPr>
              <w:id w:val="1897867494"/>
              <w:tag w:val="goog_rdk_197"/>
            </w:sdtPr>
            <w:sdtContent>
              <w:p w:rsidR="00000000" w:rsidDel="00000000" w:rsidP="00000000" w:rsidRDefault="00000000" w:rsidRPr="00000000" w14:paraId="00000035">
                <w:pPr>
                  <w:rPr>
                    <w:rFonts w:ascii="Work Sans" w:cs="Work Sans" w:eastAsia="Work Sans" w:hAnsi="Work Sans"/>
                    <w:rPrChange w:author="James Lam" w:id="0" w:date="2026-08-26T11:52:35Z">
                      <w:rPr/>
                    </w:rPrChange>
                  </w:rPr>
                </w:pPr>
                <w:sdt>
                  <w:sdtPr>
                    <w:id w:val="632748056"/>
                    <w:tag w:val="goog_rdk_196"/>
                  </w:sdtPr>
                  <w:sdtContent>
                    <w:r w:rsidDel="00000000" w:rsidR="00000000" w:rsidRPr="00000000">
                      <w:rPr>
                        <w:rtl w:val="0"/>
                      </w:rPr>
                    </w:r>
                  </w:sdtContent>
                </w:sdt>
              </w:p>
            </w:sdtContent>
          </w:sdt>
        </w:tc>
        <w:tc>
          <w:tcPr/>
          <w:sdt>
            <w:sdtPr>
              <w:id w:val="-1721156567"/>
              <w:tag w:val="goog_rdk_199"/>
            </w:sdtPr>
            <w:sdtContent>
              <w:p w:rsidR="00000000" w:rsidDel="00000000" w:rsidP="00000000" w:rsidRDefault="00000000" w:rsidRPr="00000000" w14:paraId="00000036">
                <w:pPr>
                  <w:rPr>
                    <w:rFonts w:ascii="Work Sans" w:cs="Work Sans" w:eastAsia="Work Sans" w:hAnsi="Work Sans"/>
                    <w:rPrChange w:author="James Lam" w:id="0" w:date="2026-08-26T11:52:35Z">
                      <w:rPr/>
                    </w:rPrChange>
                  </w:rPr>
                </w:pPr>
                <w:sdt>
                  <w:sdtPr>
                    <w:id w:val="-643729416"/>
                    <w:tag w:val="goog_rdk_198"/>
                  </w:sdtPr>
                  <w:sdtContent>
                    <w:r w:rsidDel="00000000" w:rsidR="00000000" w:rsidRPr="00000000">
                      <w:rPr>
                        <w:rtl w:val="0"/>
                      </w:rPr>
                    </w:r>
                  </w:sdtContent>
                </w:sdt>
              </w:p>
            </w:sdtContent>
          </w:sdt>
        </w:tc>
        <w:tc>
          <w:tcPr/>
          <w:sdt>
            <w:sdtPr>
              <w:id w:val="1779003543"/>
              <w:tag w:val="goog_rdk_201"/>
            </w:sdtPr>
            <w:sdtContent>
              <w:p w:rsidR="00000000" w:rsidDel="00000000" w:rsidP="00000000" w:rsidRDefault="00000000" w:rsidRPr="00000000" w14:paraId="00000037">
                <w:pPr>
                  <w:rPr>
                    <w:rFonts w:ascii="Work Sans" w:cs="Work Sans" w:eastAsia="Work Sans" w:hAnsi="Work Sans"/>
                    <w:rPrChange w:author="James Lam" w:id="0" w:date="2026-08-26T11:52:35Z">
                      <w:rPr/>
                    </w:rPrChange>
                  </w:rPr>
                </w:pPr>
                <w:sdt>
                  <w:sdtPr>
                    <w:id w:val="1509340956"/>
                    <w:tag w:val="goog_rdk_200"/>
                  </w:sdtPr>
                  <w:sdtContent>
                    <w:r w:rsidDel="00000000" w:rsidR="00000000" w:rsidRPr="00000000">
                      <w:rPr>
                        <w:rtl w:val="0"/>
                      </w:rPr>
                    </w:r>
                  </w:sdtContent>
                </w:sdt>
              </w:p>
            </w:sdtContent>
          </w:sdt>
        </w:tc>
      </w:tr>
      <w:tr>
        <w:trPr>
          <w:cantSplit w:val="0"/>
          <w:tblHeader w:val="0"/>
        </w:trPr>
        <w:tc>
          <w:tcPr/>
          <w:sdt>
            <w:sdtPr>
              <w:id w:val="1299978081"/>
              <w:tag w:val="goog_rdk_203"/>
            </w:sdtPr>
            <w:sdtContent>
              <w:p w:rsidR="00000000" w:rsidDel="00000000" w:rsidP="00000000" w:rsidRDefault="00000000" w:rsidRPr="00000000" w14:paraId="00000038">
                <w:pPr>
                  <w:rPr>
                    <w:rFonts w:ascii="Work Sans" w:cs="Work Sans" w:eastAsia="Work Sans" w:hAnsi="Work Sans"/>
                    <w:rPrChange w:author="James Lam" w:id="0" w:date="2026-08-26T11:52:35Z">
                      <w:rPr/>
                    </w:rPrChange>
                  </w:rPr>
                </w:pPr>
                <w:sdt>
                  <w:sdtPr>
                    <w:id w:val="-1142286713"/>
                    <w:tag w:val="goog_rdk_202"/>
                  </w:sdtPr>
                  <w:sdtContent>
                    <w:r w:rsidDel="00000000" w:rsidR="00000000" w:rsidRPr="00000000">
                      <w:rPr>
                        <w:rtl w:val="0"/>
                      </w:rPr>
                    </w:r>
                  </w:sdtContent>
                </w:sdt>
              </w:p>
            </w:sdtContent>
          </w:sdt>
        </w:tc>
        <w:tc>
          <w:tcPr/>
          <w:sdt>
            <w:sdtPr>
              <w:id w:val="1936350453"/>
              <w:tag w:val="goog_rdk_205"/>
            </w:sdtPr>
            <w:sdtContent>
              <w:p w:rsidR="00000000" w:rsidDel="00000000" w:rsidP="00000000" w:rsidRDefault="00000000" w:rsidRPr="00000000" w14:paraId="00000039">
                <w:pPr>
                  <w:rPr>
                    <w:rFonts w:ascii="Work Sans" w:cs="Work Sans" w:eastAsia="Work Sans" w:hAnsi="Work Sans"/>
                    <w:rPrChange w:author="James Lam" w:id="0" w:date="2026-08-26T11:52:35Z">
                      <w:rPr/>
                    </w:rPrChange>
                  </w:rPr>
                </w:pPr>
                <w:sdt>
                  <w:sdtPr>
                    <w:id w:val="-1093093835"/>
                    <w:tag w:val="goog_rdk_204"/>
                  </w:sdtPr>
                  <w:sdtContent>
                    <w:r w:rsidDel="00000000" w:rsidR="00000000" w:rsidRPr="00000000">
                      <w:rPr>
                        <w:rtl w:val="0"/>
                      </w:rPr>
                    </w:r>
                  </w:sdtContent>
                </w:sdt>
              </w:p>
            </w:sdtContent>
          </w:sdt>
        </w:tc>
        <w:tc>
          <w:tcPr/>
          <w:sdt>
            <w:sdtPr>
              <w:id w:val="1997520822"/>
              <w:tag w:val="goog_rdk_207"/>
            </w:sdtPr>
            <w:sdtContent>
              <w:p w:rsidR="00000000" w:rsidDel="00000000" w:rsidP="00000000" w:rsidRDefault="00000000" w:rsidRPr="00000000" w14:paraId="0000003A">
                <w:pPr>
                  <w:rPr>
                    <w:rFonts w:ascii="Work Sans" w:cs="Work Sans" w:eastAsia="Work Sans" w:hAnsi="Work Sans"/>
                    <w:rPrChange w:author="James Lam" w:id="0" w:date="2026-08-26T11:52:35Z">
                      <w:rPr/>
                    </w:rPrChange>
                  </w:rPr>
                </w:pPr>
                <w:sdt>
                  <w:sdtPr>
                    <w:id w:val="142411562"/>
                    <w:tag w:val="goog_rdk_206"/>
                  </w:sdtPr>
                  <w:sdtContent>
                    <w:r w:rsidDel="00000000" w:rsidR="00000000" w:rsidRPr="00000000">
                      <w:rPr>
                        <w:rtl w:val="0"/>
                      </w:rPr>
                    </w:r>
                  </w:sdtContent>
                </w:sdt>
              </w:p>
            </w:sdtContent>
          </w:sdt>
        </w:tc>
      </w:tr>
      <w:tr>
        <w:trPr>
          <w:cantSplit w:val="0"/>
          <w:tblHeader w:val="0"/>
        </w:trPr>
        <w:tc>
          <w:tcPr/>
          <w:sdt>
            <w:sdtPr>
              <w:id w:val="1517267491"/>
              <w:tag w:val="goog_rdk_209"/>
            </w:sdtPr>
            <w:sdtContent>
              <w:p w:rsidR="00000000" w:rsidDel="00000000" w:rsidP="00000000" w:rsidRDefault="00000000" w:rsidRPr="00000000" w14:paraId="0000003B">
                <w:pPr>
                  <w:rPr>
                    <w:rFonts w:ascii="Work Sans" w:cs="Work Sans" w:eastAsia="Work Sans" w:hAnsi="Work Sans"/>
                    <w:rPrChange w:author="James Lam" w:id="0" w:date="2026-08-26T11:52:35Z">
                      <w:rPr/>
                    </w:rPrChange>
                  </w:rPr>
                </w:pPr>
                <w:sdt>
                  <w:sdtPr>
                    <w:id w:val="1754926314"/>
                    <w:tag w:val="goog_rdk_208"/>
                  </w:sdtPr>
                  <w:sdtContent>
                    <w:r w:rsidDel="00000000" w:rsidR="00000000" w:rsidRPr="00000000">
                      <w:rPr>
                        <w:rtl w:val="0"/>
                      </w:rPr>
                    </w:r>
                  </w:sdtContent>
                </w:sdt>
              </w:p>
            </w:sdtContent>
          </w:sdt>
        </w:tc>
        <w:tc>
          <w:tcPr/>
          <w:sdt>
            <w:sdtPr>
              <w:id w:val="-1265674206"/>
              <w:tag w:val="goog_rdk_211"/>
            </w:sdtPr>
            <w:sdtContent>
              <w:p w:rsidR="00000000" w:rsidDel="00000000" w:rsidP="00000000" w:rsidRDefault="00000000" w:rsidRPr="00000000" w14:paraId="0000003C">
                <w:pPr>
                  <w:rPr>
                    <w:rFonts w:ascii="Work Sans" w:cs="Work Sans" w:eastAsia="Work Sans" w:hAnsi="Work Sans"/>
                    <w:rPrChange w:author="James Lam" w:id="0" w:date="2026-08-26T11:52:35Z">
                      <w:rPr/>
                    </w:rPrChange>
                  </w:rPr>
                </w:pPr>
                <w:sdt>
                  <w:sdtPr>
                    <w:id w:val="1602538295"/>
                    <w:tag w:val="goog_rdk_210"/>
                  </w:sdtPr>
                  <w:sdtContent>
                    <w:r w:rsidDel="00000000" w:rsidR="00000000" w:rsidRPr="00000000">
                      <w:rPr>
                        <w:rtl w:val="0"/>
                      </w:rPr>
                    </w:r>
                  </w:sdtContent>
                </w:sdt>
              </w:p>
            </w:sdtContent>
          </w:sdt>
        </w:tc>
        <w:tc>
          <w:tcPr/>
          <w:sdt>
            <w:sdtPr>
              <w:id w:val="1569090088"/>
              <w:tag w:val="goog_rdk_213"/>
            </w:sdtPr>
            <w:sdtContent>
              <w:p w:rsidR="00000000" w:rsidDel="00000000" w:rsidP="00000000" w:rsidRDefault="00000000" w:rsidRPr="00000000" w14:paraId="0000003D">
                <w:pPr>
                  <w:rPr>
                    <w:rFonts w:ascii="Work Sans" w:cs="Work Sans" w:eastAsia="Work Sans" w:hAnsi="Work Sans"/>
                    <w:rPrChange w:author="James Lam" w:id="0" w:date="2026-08-26T11:52:35Z">
                      <w:rPr/>
                    </w:rPrChange>
                  </w:rPr>
                </w:pPr>
                <w:sdt>
                  <w:sdtPr>
                    <w:id w:val="-1806259656"/>
                    <w:tag w:val="goog_rdk_212"/>
                  </w:sdtPr>
                  <w:sdtContent>
                    <w:r w:rsidDel="00000000" w:rsidR="00000000" w:rsidRPr="00000000">
                      <w:rPr>
                        <w:rtl w:val="0"/>
                      </w:rPr>
                    </w:r>
                  </w:sdtContent>
                </w:sdt>
              </w:p>
            </w:sdtContent>
          </w:sdt>
        </w:tc>
      </w:tr>
      <w:tr>
        <w:trPr>
          <w:cantSplit w:val="0"/>
          <w:tblHeader w:val="0"/>
        </w:trPr>
        <w:tc>
          <w:tcPr/>
          <w:sdt>
            <w:sdtPr>
              <w:id w:val="-746927271"/>
              <w:tag w:val="goog_rdk_215"/>
            </w:sdtPr>
            <w:sdtContent>
              <w:p w:rsidR="00000000" w:rsidDel="00000000" w:rsidP="00000000" w:rsidRDefault="00000000" w:rsidRPr="00000000" w14:paraId="0000003E">
                <w:pPr>
                  <w:rPr>
                    <w:rFonts w:ascii="Work Sans" w:cs="Work Sans" w:eastAsia="Work Sans" w:hAnsi="Work Sans"/>
                    <w:rPrChange w:author="James Lam" w:id="0" w:date="2026-08-26T11:52:35Z">
                      <w:rPr/>
                    </w:rPrChange>
                  </w:rPr>
                </w:pPr>
                <w:sdt>
                  <w:sdtPr>
                    <w:id w:val="-1560554898"/>
                    <w:tag w:val="goog_rdk_214"/>
                  </w:sdtPr>
                  <w:sdtContent>
                    <w:r w:rsidDel="00000000" w:rsidR="00000000" w:rsidRPr="00000000">
                      <w:rPr>
                        <w:rtl w:val="0"/>
                      </w:rPr>
                    </w:r>
                  </w:sdtContent>
                </w:sdt>
              </w:p>
            </w:sdtContent>
          </w:sdt>
        </w:tc>
        <w:tc>
          <w:tcPr/>
          <w:sdt>
            <w:sdtPr>
              <w:id w:val="499305636"/>
              <w:tag w:val="goog_rdk_217"/>
            </w:sdtPr>
            <w:sdtContent>
              <w:p w:rsidR="00000000" w:rsidDel="00000000" w:rsidP="00000000" w:rsidRDefault="00000000" w:rsidRPr="00000000" w14:paraId="0000003F">
                <w:pPr>
                  <w:rPr>
                    <w:rFonts w:ascii="Work Sans" w:cs="Work Sans" w:eastAsia="Work Sans" w:hAnsi="Work Sans"/>
                    <w:rPrChange w:author="James Lam" w:id="0" w:date="2026-08-26T11:52:35Z">
                      <w:rPr/>
                    </w:rPrChange>
                  </w:rPr>
                </w:pPr>
                <w:sdt>
                  <w:sdtPr>
                    <w:id w:val="-872626798"/>
                    <w:tag w:val="goog_rdk_216"/>
                  </w:sdtPr>
                  <w:sdtContent>
                    <w:r w:rsidDel="00000000" w:rsidR="00000000" w:rsidRPr="00000000">
                      <w:rPr>
                        <w:rtl w:val="0"/>
                      </w:rPr>
                    </w:r>
                  </w:sdtContent>
                </w:sdt>
              </w:p>
            </w:sdtContent>
          </w:sdt>
        </w:tc>
        <w:tc>
          <w:tcPr/>
          <w:sdt>
            <w:sdtPr>
              <w:id w:val="1370659818"/>
              <w:tag w:val="goog_rdk_219"/>
            </w:sdtPr>
            <w:sdtContent>
              <w:p w:rsidR="00000000" w:rsidDel="00000000" w:rsidP="00000000" w:rsidRDefault="00000000" w:rsidRPr="00000000" w14:paraId="00000040">
                <w:pPr>
                  <w:rPr>
                    <w:rFonts w:ascii="Work Sans" w:cs="Work Sans" w:eastAsia="Work Sans" w:hAnsi="Work Sans"/>
                    <w:rPrChange w:author="James Lam" w:id="0" w:date="2026-08-26T11:52:35Z">
                      <w:rPr/>
                    </w:rPrChange>
                  </w:rPr>
                </w:pPr>
                <w:sdt>
                  <w:sdtPr>
                    <w:id w:val="940750485"/>
                    <w:tag w:val="goog_rdk_218"/>
                  </w:sdtPr>
                  <w:sdtContent>
                    <w:r w:rsidDel="00000000" w:rsidR="00000000" w:rsidRPr="00000000">
                      <w:rPr>
                        <w:rtl w:val="0"/>
                      </w:rPr>
                    </w:r>
                  </w:sdtContent>
                </w:sdt>
              </w:p>
            </w:sdtContent>
          </w:sdt>
        </w:tc>
      </w:tr>
      <w:tr>
        <w:trPr>
          <w:cantSplit w:val="0"/>
          <w:tblHeader w:val="0"/>
        </w:trPr>
        <w:tc>
          <w:tcPr/>
          <w:sdt>
            <w:sdtPr>
              <w:id w:val="-1387759691"/>
              <w:tag w:val="goog_rdk_221"/>
            </w:sdtPr>
            <w:sdtContent>
              <w:p w:rsidR="00000000" w:rsidDel="00000000" w:rsidP="00000000" w:rsidRDefault="00000000" w:rsidRPr="00000000" w14:paraId="00000041">
                <w:pPr>
                  <w:rPr>
                    <w:rFonts w:ascii="Work Sans" w:cs="Work Sans" w:eastAsia="Work Sans" w:hAnsi="Work Sans"/>
                    <w:rPrChange w:author="James Lam" w:id="0" w:date="2026-08-26T11:52:35Z">
                      <w:rPr/>
                    </w:rPrChange>
                  </w:rPr>
                </w:pPr>
                <w:sdt>
                  <w:sdtPr>
                    <w:id w:val="344614527"/>
                    <w:tag w:val="goog_rdk_220"/>
                  </w:sdtPr>
                  <w:sdtContent>
                    <w:r w:rsidDel="00000000" w:rsidR="00000000" w:rsidRPr="00000000">
                      <w:rPr>
                        <w:rtl w:val="0"/>
                      </w:rPr>
                    </w:r>
                  </w:sdtContent>
                </w:sdt>
              </w:p>
            </w:sdtContent>
          </w:sdt>
        </w:tc>
        <w:tc>
          <w:tcPr/>
          <w:sdt>
            <w:sdtPr>
              <w:id w:val="-1052949070"/>
              <w:tag w:val="goog_rdk_223"/>
            </w:sdtPr>
            <w:sdtContent>
              <w:p w:rsidR="00000000" w:rsidDel="00000000" w:rsidP="00000000" w:rsidRDefault="00000000" w:rsidRPr="00000000" w14:paraId="00000042">
                <w:pPr>
                  <w:rPr>
                    <w:rFonts w:ascii="Work Sans" w:cs="Work Sans" w:eastAsia="Work Sans" w:hAnsi="Work Sans"/>
                    <w:rPrChange w:author="James Lam" w:id="0" w:date="2026-08-26T11:52:35Z">
                      <w:rPr/>
                    </w:rPrChange>
                  </w:rPr>
                </w:pPr>
                <w:sdt>
                  <w:sdtPr>
                    <w:id w:val="863078732"/>
                    <w:tag w:val="goog_rdk_222"/>
                  </w:sdtPr>
                  <w:sdtContent>
                    <w:r w:rsidDel="00000000" w:rsidR="00000000" w:rsidRPr="00000000">
                      <w:rPr>
                        <w:rtl w:val="0"/>
                      </w:rPr>
                    </w:r>
                  </w:sdtContent>
                </w:sdt>
              </w:p>
            </w:sdtContent>
          </w:sdt>
        </w:tc>
        <w:tc>
          <w:tcPr/>
          <w:sdt>
            <w:sdtPr>
              <w:id w:val="-2076872619"/>
              <w:tag w:val="goog_rdk_225"/>
            </w:sdtPr>
            <w:sdtContent>
              <w:p w:rsidR="00000000" w:rsidDel="00000000" w:rsidP="00000000" w:rsidRDefault="00000000" w:rsidRPr="00000000" w14:paraId="00000043">
                <w:pPr>
                  <w:rPr>
                    <w:rFonts w:ascii="Work Sans" w:cs="Work Sans" w:eastAsia="Work Sans" w:hAnsi="Work Sans"/>
                    <w:rPrChange w:author="James Lam" w:id="0" w:date="2026-08-26T11:52:35Z">
                      <w:rPr/>
                    </w:rPrChange>
                  </w:rPr>
                </w:pPr>
                <w:sdt>
                  <w:sdtPr>
                    <w:id w:val="-1077479537"/>
                    <w:tag w:val="goog_rdk_224"/>
                  </w:sdtPr>
                  <w:sdtContent>
                    <w:r w:rsidDel="00000000" w:rsidR="00000000" w:rsidRPr="00000000">
                      <w:rPr>
                        <w:rtl w:val="0"/>
                      </w:rPr>
                    </w:r>
                  </w:sdtContent>
                </w:sdt>
              </w:p>
            </w:sdtContent>
          </w:sdt>
        </w:tc>
      </w:tr>
      <w:tr>
        <w:trPr>
          <w:cantSplit w:val="0"/>
          <w:tblHeader w:val="0"/>
        </w:trPr>
        <w:tc>
          <w:tcPr/>
          <w:sdt>
            <w:sdtPr>
              <w:id w:val="-1373098699"/>
              <w:tag w:val="goog_rdk_227"/>
            </w:sdtPr>
            <w:sdtContent>
              <w:p w:rsidR="00000000" w:rsidDel="00000000" w:rsidP="00000000" w:rsidRDefault="00000000" w:rsidRPr="00000000" w14:paraId="00000044">
                <w:pPr>
                  <w:rPr>
                    <w:rFonts w:ascii="Work Sans" w:cs="Work Sans" w:eastAsia="Work Sans" w:hAnsi="Work Sans"/>
                    <w:rPrChange w:author="James Lam" w:id="0" w:date="2026-08-26T11:52:35Z">
                      <w:rPr/>
                    </w:rPrChange>
                  </w:rPr>
                </w:pPr>
                <w:sdt>
                  <w:sdtPr>
                    <w:id w:val="715534114"/>
                    <w:tag w:val="goog_rdk_226"/>
                  </w:sdtPr>
                  <w:sdtContent>
                    <w:r w:rsidDel="00000000" w:rsidR="00000000" w:rsidRPr="00000000">
                      <w:rPr>
                        <w:rtl w:val="0"/>
                      </w:rPr>
                    </w:r>
                  </w:sdtContent>
                </w:sdt>
              </w:p>
            </w:sdtContent>
          </w:sdt>
        </w:tc>
        <w:tc>
          <w:tcPr/>
          <w:sdt>
            <w:sdtPr>
              <w:id w:val="332501697"/>
              <w:tag w:val="goog_rdk_229"/>
            </w:sdtPr>
            <w:sdtContent>
              <w:p w:rsidR="00000000" w:rsidDel="00000000" w:rsidP="00000000" w:rsidRDefault="00000000" w:rsidRPr="00000000" w14:paraId="00000045">
                <w:pPr>
                  <w:rPr>
                    <w:rFonts w:ascii="Work Sans" w:cs="Work Sans" w:eastAsia="Work Sans" w:hAnsi="Work Sans"/>
                    <w:rPrChange w:author="James Lam" w:id="0" w:date="2026-08-26T11:52:35Z">
                      <w:rPr/>
                    </w:rPrChange>
                  </w:rPr>
                </w:pPr>
                <w:sdt>
                  <w:sdtPr>
                    <w:id w:val="-1360336261"/>
                    <w:tag w:val="goog_rdk_228"/>
                  </w:sdtPr>
                  <w:sdtContent>
                    <w:r w:rsidDel="00000000" w:rsidR="00000000" w:rsidRPr="00000000">
                      <w:rPr>
                        <w:rtl w:val="0"/>
                      </w:rPr>
                    </w:r>
                  </w:sdtContent>
                </w:sdt>
              </w:p>
            </w:sdtContent>
          </w:sdt>
        </w:tc>
        <w:tc>
          <w:tcPr/>
          <w:sdt>
            <w:sdtPr>
              <w:id w:val="946217132"/>
              <w:tag w:val="goog_rdk_231"/>
            </w:sdtPr>
            <w:sdtContent>
              <w:p w:rsidR="00000000" w:rsidDel="00000000" w:rsidP="00000000" w:rsidRDefault="00000000" w:rsidRPr="00000000" w14:paraId="00000046">
                <w:pPr>
                  <w:rPr>
                    <w:rFonts w:ascii="Work Sans" w:cs="Work Sans" w:eastAsia="Work Sans" w:hAnsi="Work Sans"/>
                    <w:rPrChange w:author="James Lam" w:id="0" w:date="2026-08-26T11:52:35Z">
                      <w:rPr/>
                    </w:rPrChange>
                  </w:rPr>
                </w:pPr>
                <w:sdt>
                  <w:sdtPr>
                    <w:id w:val="-1655583613"/>
                    <w:tag w:val="goog_rdk_230"/>
                  </w:sdtPr>
                  <w:sdtContent>
                    <w:r w:rsidDel="00000000" w:rsidR="00000000" w:rsidRPr="00000000">
                      <w:rPr>
                        <w:rtl w:val="0"/>
                      </w:rPr>
                    </w:r>
                  </w:sdtContent>
                </w:sdt>
              </w:p>
            </w:sdtContent>
          </w:sdt>
        </w:tc>
      </w:tr>
      <w:tr>
        <w:trPr>
          <w:cantSplit w:val="0"/>
          <w:tblHeader w:val="0"/>
        </w:trPr>
        <w:tc>
          <w:tcPr/>
          <w:sdt>
            <w:sdtPr>
              <w:id w:val="637836182"/>
              <w:tag w:val="goog_rdk_233"/>
            </w:sdtPr>
            <w:sdtContent>
              <w:p w:rsidR="00000000" w:rsidDel="00000000" w:rsidP="00000000" w:rsidRDefault="00000000" w:rsidRPr="00000000" w14:paraId="00000047">
                <w:pPr>
                  <w:rPr>
                    <w:rFonts w:ascii="Work Sans" w:cs="Work Sans" w:eastAsia="Work Sans" w:hAnsi="Work Sans"/>
                    <w:rPrChange w:author="James Lam" w:id="0" w:date="2026-08-26T11:52:35Z">
                      <w:rPr/>
                    </w:rPrChange>
                  </w:rPr>
                </w:pPr>
                <w:sdt>
                  <w:sdtPr>
                    <w:id w:val="1340566938"/>
                    <w:tag w:val="goog_rdk_232"/>
                  </w:sdtPr>
                  <w:sdtContent>
                    <w:r w:rsidDel="00000000" w:rsidR="00000000" w:rsidRPr="00000000">
                      <w:rPr>
                        <w:rtl w:val="0"/>
                      </w:rPr>
                    </w:r>
                  </w:sdtContent>
                </w:sdt>
              </w:p>
            </w:sdtContent>
          </w:sdt>
        </w:tc>
        <w:tc>
          <w:tcPr/>
          <w:sdt>
            <w:sdtPr>
              <w:id w:val="768436255"/>
              <w:tag w:val="goog_rdk_235"/>
            </w:sdtPr>
            <w:sdtContent>
              <w:p w:rsidR="00000000" w:rsidDel="00000000" w:rsidP="00000000" w:rsidRDefault="00000000" w:rsidRPr="00000000" w14:paraId="00000048">
                <w:pPr>
                  <w:rPr>
                    <w:rFonts w:ascii="Work Sans" w:cs="Work Sans" w:eastAsia="Work Sans" w:hAnsi="Work Sans"/>
                    <w:rPrChange w:author="James Lam" w:id="0" w:date="2026-08-26T11:52:35Z">
                      <w:rPr/>
                    </w:rPrChange>
                  </w:rPr>
                </w:pPr>
                <w:sdt>
                  <w:sdtPr>
                    <w:id w:val="-387497182"/>
                    <w:tag w:val="goog_rdk_234"/>
                  </w:sdtPr>
                  <w:sdtContent>
                    <w:r w:rsidDel="00000000" w:rsidR="00000000" w:rsidRPr="00000000">
                      <w:rPr>
                        <w:rtl w:val="0"/>
                      </w:rPr>
                    </w:r>
                  </w:sdtContent>
                </w:sdt>
              </w:p>
            </w:sdtContent>
          </w:sdt>
        </w:tc>
        <w:tc>
          <w:tcPr/>
          <w:sdt>
            <w:sdtPr>
              <w:id w:val="894746434"/>
              <w:tag w:val="goog_rdk_237"/>
            </w:sdtPr>
            <w:sdtContent>
              <w:p w:rsidR="00000000" w:rsidDel="00000000" w:rsidP="00000000" w:rsidRDefault="00000000" w:rsidRPr="00000000" w14:paraId="00000049">
                <w:pPr>
                  <w:rPr>
                    <w:rFonts w:ascii="Work Sans" w:cs="Work Sans" w:eastAsia="Work Sans" w:hAnsi="Work Sans"/>
                    <w:rPrChange w:author="James Lam" w:id="0" w:date="2026-08-26T11:52:35Z">
                      <w:rPr/>
                    </w:rPrChange>
                  </w:rPr>
                </w:pPr>
                <w:sdt>
                  <w:sdtPr>
                    <w:id w:val="1665151074"/>
                    <w:tag w:val="goog_rdk_236"/>
                  </w:sdtPr>
                  <w:sdtContent>
                    <w:r w:rsidDel="00000000" w:rsidR="00000000" w:rsidRPr="00000000">
                      <w:rPr>
                        <w:rtl w:val="0"/>
                      </w:rPr>
                    </w:r>
                  </w:sdtContent>
                </w:sdt>
              </w:p>
            </w:sdtContent>
          </w:sdt>
        </w:tc>
      </w:tr>
    </w:tbl>
    <w:sdt>
      <w:sdtPr>
        <w:id w:val="311912305"/>
        <w:tag w:val="goog_rdk_239"/>
      </w:sdtPr>
      <w:sdtContent>
        <w:p w:rsidR="00000000" w:rsidDel="00000000" w:rsidP="00000000" w:rsidRDefault="00000000" w:rsidRPr="00000000" w14:paraId="0000004A">
          <w:pPr>
            <w:rPr>
              <w:rFonts w:ascii="Work Sans" w:cs="Work Sans" w:eastAsia="Work Sans" w:hAnsi="Work Sans"/>
              <w:rPrChange w:author="James Lam" w:id="0" w:date="2026-08-26T11:52:35Z">
                <w:rPr/>
              </w:rPrChange>
            </w:rPr>
          </w:pPr>
          <w:sdt>
            <w:sdtPr>
              <w:id w:val="-2113094492"/>
              <w:tag w:val="goog_rdk_238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id w:val="822332387"/>
        <w:tag w:val="goog_rdk_243"/>
      </w:sdtPr>
      <w:sdtContent>
        <w:p w:rsidR="00000000" w:rsidDel="00000000" w:rsidP="00000000" w:rsidRDefault="00000000" w:rsidRPr="00000000" w14:paraId="0000004B">
          <w:pPr>
            <w:rPr>
              <w:rFonts w:ascii="Work Sans" w:cs="Work Sans" w:eastAsia="Work Sans" w:hAnsi="Work Sans"/>
              <w:rPrChange w:author="James Lam" w:id="0" w:date="2026-08-26T11:52:35Z">
                <w:rPr/>
              </w:rPrChange>
            </w:rPr>
          </w:pPr>
          <w:sdt>
            <w:sdtPr>
              <w:id w:val="-1532414265"/>
              <w:tag w:val="goog_rdk_240"/>
            </w:sdtPr>
            <w:sdtContent>
              <w:r w:rsidDel="00000000" w:rsidR="00000000" w:rsidRPr="00000000">
                <w:rPr>
                  <w:rFonts w:ascii="Work Sans" w:cs="Work Sans" w:eastAsia="Work Sans" w:hAnsi="Work Sans"/>
                  <w:rtl w:val="0"/>
                  <w:rPrChange w:author="James Lam" w:id="0" w:date="2026-08-26T11:52:35Z">
                    <w:rPr/>
                  </w:rPrChange>
                </w:rPr>
                <w:t xml:space="preserve">The link to the actual one is </w:t>
              </w:r>
            </w:sdtContent>
          </w:sdt>
          <w:hyperlink r:id="rId12">
            <w:sdt>
              <w:sdtPr>
                <w:id w:val="1877988216"/>
                <w:tag w:val="goog_rdk_241"/>
              </w:sdtPr>
              <w:sdtContent>
                <w:r w:rsidDel="00000000" w:rsidR="00000000" w:rsidRPr="00000000">
                  <w:rPr>
                    <w:rFonts w:ascii="Work Sans" w:cs="Work Sans" w:eastAsia="Work Sans" w:hAnsi="Work Sans"/>
                    <w:color w:val="1155cc"/>
                    <w:u w:val="single"/>
                    <w:rtl w:val="0"/>
                    <w:rPrChange w:author="James Lam" w:id="0" w:date="2026-08-26T11:52:35Z">
                      <w:rPr>
                        <w:color w:val="1155cc"/>
                        <w:u w:val="single"/>
                      </w:rPr>
                    </w:rPrChange>
                  </w:rPr>
                  <w:t xml:space="preserve">here</w:t>
                </w:r>
              </w:sdtContent>
            </w:sdt>
          </w:hyperlink>
          <w:sdt>
            <w:sdtPr>
              <w:id w:val="-1091417877"/>
              <w:tag w:val="goog_rdk_242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id w:val="-1085458820"/>
        <w:tag w:val="goog_rdk_248"/>
      </w:sdtPr>
      <w:sdtContent>
        <w:p w:rsidR="00000000" w:rsidDel="00000000" w:rsidP="00000000" w:rsidRDefault="00000000" w:rsidRPr="00000000" w14:paraId="0000004C">
          <w:pPr>
            <w:spacing w:after="240" w:before="240" w:lineRule="auto"/>
            <w:rPr>
              <w:rFonts w:ascii="Work Sans" w:cs="Work Sans" w:eastAsia="Work Sans" w:hAnsi="Work Sans"/>
              <w:rPrChange w:author="James Lam" w:id="0" w:date="2026-08-26T11:52:35Z">
                <w:rPr/>
              </w:rPrChange>
            </w:rPr>
          </w:pPr>
          <w:sdt>
            <w:sdtPr>
              <w:id w:val="-992297142"/>
              <w:tag w:val="goog_rdk_244"/>
            </w:sdtPr>
            <w:sdtContent>
              <w:r w:rsidDel="00000000" w:rsidR="00000000" w:rsidRPr="00000000">
                <w:rPr>
                  <w:rFonts w:ascii="Work Sans" w:cs="Work Sans" w:eastAsia="Work Sans" w:hAnsi="Work Sans"/>
                  <w:b w:val="1"/>
                  <w:bCs w:val="1"/>
                  <w:rtl w:val="0"/>
                  <w:rPrChange w:author="James Lam" w:id="0" w:date="2026-08-26T11:52:35Z">
                    <w:rPr>
                      <w:b w:val="1"/>
                      <w:bCs w:val="1"/>
                    </w:rPr>
                  </w:rPrChange>
                </w:rPr>
                <w:t xml:space="preserve">16:00–16:30</w:t>
              </w:r>
            </w:sdtContent>
          </w:sdt>
          <w:sdt>
            <w:sdtPr>
              <w:id w:val="645990028"/>
              <w:tag w:val="goog_rdk_245"/>
            </w:sdtPr>
            <w:sdtContent>
              <w:r w:rsidDel="00000000" w:rsidR="00000000" w:rsidRPr="00000000">
                <w:rPr>
                  <w:rFonts w:ascii="Work Sans" w:cs="Work Sans" w:eastAsia="Work Sans" w:hAnsi="Work Sans"/>
                  <w:rtl w:val="0"/>
                  <w:rPrChange w:author="James Lam" w:id="0" w:date="2026-08-26T11:52:35Z">
                    <w:rPr/>
                  </w:rPrChange>
                </w:rPr>
                <w:t xml:space="preserve"> – Wrap up the session by answering any remaining questions, recapping the key capstone requirements, and reminding learners of the submission deadline. Emphasise that the completed capstone project must be submitted </w:t>
              </w:r>
            </w:sdtContent>
          </w:sdt>
          <w:sdt>
            <w:sdtPr>
              <w:id w:val="-701527612"/>
              <w:tag w:val="goog_rdk_246"/>
            </w:sdtPr>
            <w:sdtContent>
              <w:r w:rsidDel="00000000" w:rsidR="00000000" w:rsidRPr="00000000">
                <w:rPr>
                  <w:rFonts w:ascii="Work Sans" w:cs="Work Sans" w:eastAsia="Work Sans" w:hAnsi="Work Sans"/>
                  <w:b w:val="1"/>
                  <w:bCs w:val="1"/>
                  <w:rtl w:val="0"/>
                  <w:rPrChange w:author="James Lam" w:id="0" w:date="2026-08-26T11:52:35Z">
                    <w:rPr>
                      <w:b w:val="1"/>
                      <w:bCs w:val="1"/>
                    </w:rPr>
                  </w:rPrChange>
                </w:rPr>
                <w:t xml:space="preserve">no later than seven days before graduation</w:t>
              </w:r>
            </w:sdtContent>
          </w:sdt>
          <w:sdt>
            <w:sdtPr>
              <w:id w:val="2063683550"/>
              <w:tag w:val="goog_rdk_247"/>
            </w:sdtPr>
            <w:sdtContent>
              <w:r w:rsidDel="00000000" w:rsidR="00000000" w:rsidRPr="00000000">
                <w:rPr>
                  <w:rFonts w:ascii="Work Sans" w:cs="Work Sans" w:eastAsia="Work Sans" w:hAnsi="Work Sans"/>
                  <w:rtl w:val="0"/>
                  <w:rPrChange w:author="James Lam" w:id="0" w:date="2026-08-26T11:52:35Z">
                    <w:rPr/>
                  </w:rPrChange>
                </w:rPr>
                <w:t xml:space="preserve">.</w:t>
              </w:r>
            </w:sdtContent>
          </w:sdt>
        </w:p>
      </w:sdtContent>
    </w:sdt>
    <w:sdt>
      <w:sdtPr>
        <w:id w:val="1485801751"/>
        <w:tag w:val="goog_rdk_252"/>
      </w:sdtPr>
      <w:sdtContent>
        <w:p w:rsidR="00000000" w:rsidDel="00000000" w:rsidP="00000000" w:rsidRDefault="00000000" w:rsidRPr="00000000" w14:paraId="0000004D">
          <w:pPr>
            <w:rPr>
              <w:ins w:author="James Lam" w:id="7" w:date="2026-09-25T12:41:35Z"/>
              <w:rFonts w:ascii="Work Sans" w:cs="Work Sans" w:eastAsia="Work Sans" w:hAnsi="Work Sans"/>
              <w:b w:val="1"/>
              <w:bCs w:val="1"/>
              <w:rPrChange w:author="James Lam" w:id="8" w:date="2026-09-25T12:41:35Z">
                <w:rPr/>
              </w:rPrChange>
            </w:rPr>
          </w:pPr>
          <w:sdt>
            <w:sdtPr>
              <w:id w:val="-705007753"/>
              <w:tag w:val="goog_rdk_250"/>
            </w:sdtPr>
            <w:sdtContent>
              <w:ins w:author="James Lam" w:id="7" w:date="2026-09-25T12:41:35Z"/>
              <w:sdt>
                <w:sdtPr>
                  <w:id w:val="-1023538921"/>
                  <w:tag w:val="goog_rdk_251"/>
                </w:sdtPr>
                <w:sdtContent>
                  <w:ins w:author="James Lam" w:id="7" w:date="2026-09-25T12:41:35Z">
                    <w:r w:rsidDel="00000000" w:rsidR="00000000" w:rsidRPr="00000000">
                      <w:rPr>
                        <w:rFonts w:ascii="Work Sans" w:cs="Work Sans" w:eastAsia="Work Sans" w:hAnsi="Work Sans"/>
                        <w:b w:val="1"/>
                        <w:bCs w:val="1"/>
                        <w:rtl w:val="0"/>
                        <w:rPrChange w:author="James Lam" w:id="8" w:date="2026-09-25T12:41:35Z">
                          <w:rPr/>
                        </w:rPrChange>
                      </w:rPr>
                      <w:t xml:space="preserve">Meeting schedule to share with learners</w:t>
                    </w:r>
                  </w:ins>
                </w:sdtContent>
              </w:sdt>
              <w:ins w:author="James Lam" w:id="7" w:date="2026-09-25T12:41:35Z"/>
            </w:sdtContent>
          </w:sdt>
        </w:p>
      </w:sdtContent>
    </w:sdt>
    <w:sdt>
      <w:sdtPr>
        <w:id w:val="342970756"/>
        <w:tag w:val="goog_rdk_255"/>
      </w:sdtPr>
      <w:sdtContent>
        <w:p w:rsidR="00000000" w:rsidDel="00000000" w:rsidP="00000000" w:rsidRDefault="00000000" w:rsidRPr="00000000" w14:paraId="0000004E">
          <w:pPr>
            <w:rPr>
              <w:ins w:author="James Lam" w:id="7" w:date="2026-09-25T12:41:35Z"/>
              <w:rFonts w:ascii="Work Sans" w:cs="Work Sans" w:eastAsia="Work Sans" w:hAnsi="Work Sans"/>
              <w:b w:val="1"/>
              <w:bCs w:val="1"/>
              <w:rPrChange w:author="James Lam" w:id="8" w:date="2026-09-25T12:41:35Z">
                <w:rPr/>
              </w:rPrChange>
            </w:rPr>
          </w:pPr>
          <w:sdt>
            <w:sdtPr>
              <w:id w:val="1070138697"/>
              <w:tag w:val="goog_rdk_253"/>
            </w:sdtPr>
            <w:sdtContent>
              <w:ins w:author="James Lam" w:id="7" w:date="2026-09-25T12:41:35Z"/>
              <w:sdt>
                <w:sdtPr>
                  <w:id w:val="-1824437659"/>
                  <w:tag w:val="goog_rdk_254"/>
                </w:sdtPr>
                <w:sdtContent>
                  <w:ins w:author="James Lam" w:id="7" w:date="2026-09-25T12:41:35Z">
                    <w:r w:rsidDel="00000000" w:rsidR="00000000" w:rsidRPr="00000000">
                      <w:rPr>
                        <w:rtl w:val="0"/>
                      </w:rPr>
                    </w:r>
                  </w:ins>
                </w:sdtContent>
              </w:sdt>
              <w:ins w:author="James Lam" w:id="7" w:date="2026-09-25T12:41:35Z"/>
            </w:sdtContent>
          </w:sdt>
        </w:p>
      </w:sdtContent>
    </w:sdt>
    <w:sdt>
      <w:sdtPr>
        <w:id w:val="-453669580"/>
        <w:tag w:val="goog_rdk_259"/>
      </w:sdtPr>
      <w:sdtContent>
        <w:p w:rsidR="00000000" w:rsidDel="00000000" w:rsidP="00000000" w:rsidRDefault="00000000" w:rsidRPr="00000000" w14:paraId="0000004F">
          <w:pPr>
            <w:rPr>
              <w:rFonts w:ascii="Work Sans" w:cs="Work Sans" w:eastAsia="Work Sans" w:hAnsi="Work Sans"/>
              <w:rPrChange w:author="James Lam" w:id="8" w:date="2026-09-25T12:41:35Z">
                <w:rPr>
                  <w:b w:val="1"/>
                  <w:bCs w:val="1"/>
                </w:rPr>
              </w:rPrChange>
            </w:rPr>
          </w:pPr>
          <w:sdt>
            <w:sdtPr>
              <w:id w:val="-1531949616"/>
              <w:tag w:val="goog_rdk_256"/>
            </w:sdtPr>
            <w:sdtContent>
              <w:ins w:author="James Lam" w:id="7" w:date="2026-09-25T12:41:35Z"/>
              <w:sdt>
                <w:sdtPr>
                  <w:id w:val="-1250880680"/>
                  <w:tag w:val="goog_rdk_257"/>
                </w:sdtPr>
                <w:sdtContent>
                  <w:ins w:author="James Lam" w:id="7" w:date="2026-09-25T12:41:35Z">
                    <w:r w:rsidDel="00000000" w:rsidR="00000000" w:rsidRPr="00000000">
                      <w:rPr>
                        <w:rFonts w:ascii="Work Sans" w:cs="Work Sans" w:eastAsia="Work Sans" w:hAnsi="Work Sans"/>
                        <w:b w:val="1"/>
                        <w:bCs w:val="1"/>
                        <w:rtl w:val="0"/>
                        <w:rPrChange w:author="James Lam" w:id="8" w:date="2026-09-25T12:41:35Z">
                          <w:rPr/>
                        </w:rPrChange>
                      </w:rPr>
                      <w:t xml:space="preserve">Populate this  </w:t>
                    </w:r>
                  </w:ins>
                </w:sdtContent>
              </w:sdt>
              <w:ins w:author="James Lam" w:id="7" w:date="2026-09-25T12:41:35Z"/>
            </w:sdtContent>
          </w:sdt>
          <w:sdt>
            <w:sdtPr>
              <w:id w:val="-2043284632"/>
              <w:tag w:val="goog_rdk_258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eleted account" w:id="3" w:date="2026-08-13T13:35:58Z"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will be the support available?</w:t>
      </w:r>
    </w:p>
  </w:comment>
  <w:comment w:author="Deleted account" w:id="5" w:date="2026-08-13T13:48:19Z"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we still using the previous capstone presentations? we agree to remove the folder as learners will use the templates you created</w:t>
      </w:r>
    </w:p>
  </w:comment>
  <w:comment w:author="Deleted account" w:id="1" w:date="2026-08-13T13:28:17Z"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What's their tasks in the main room?</w:t>
      </w:r>
    </w:p>
  </w:comment>
  <w:comment w:author="Deleted account" w:id="11" w:date="2026-08-13T14:03:32Z"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What's the difference between two cases? aren't both a dedicated 1:1 between learner and tutor? and recording in form should only happen then for those who took more than 15 min or those who asked for it?</w:t>
      </w:r>
    </w:p>
  </w:comment>
  <w:comment w:author="James Lam" w:id="12" w:date="2026-08-26T11:51:56Z"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the link of the tracking sheet here. 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@boston.paul@decoded.com</w:t>
      </w:r>
    </w:p>
  </w:comment>
  <w:comment w:author="Deleted account" w:id="4" w:date="2026-08-13T13:39:54Z"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Slides need polishing (check format, titles, consistency in bullet pts,...)</w:t>
      </w:r>
    </w:p>
  </w:comment>
  <w:comment w:author="Deleted account" w:id="7" w:date="2026-08-13T14:38:22Z"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believe a recording will be useful for teacher to illustrate how to use the templates</w:t>
      </w:r>
    </w:p>
  </w:comment>
  <w:comment w:author="James Lam" w:id="8" w:date="2026-08-26T11:49:09Z"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@boston.paul@decoded.com add the link of templates here</w:t>
      </w:r>
    </w:p>
  </w:comment>
  <w:comment w:author="Deleted account" w:id="6" w:date="2026-08-13T14:32:10Z"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teacher go over running the steps of the template? if so, what data to use?</w:t>
      </w:r>
    </w:p>
  </w:comment>
  <w:comment w:author="Deleted account" w:id="10" w:date="2026-08-13T13:50:54Z"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file isnt present in the google drive. Should teacher create it?</w:t>
      </w:r>
    </w:p>
  </w:comment>
  <w:comment w:author="Deleted account" w:id="9" w:date="2026-08-13T13:50:11Z"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Could you add notes on how to run these files?</w:t>
      </w:r>
    </w:p>
  </w:comment>
  <w:comment w:author="Deleted account" w:id="0" w:date="2026-08-13T13:52:43Z"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Those details are not available for the teacher</w:t>
      </w:r>
    </w:p>
  </w:comment>
  <w:comment w:author="Deleted account" w:id="2" w:date="2026-08-13T13:35:39Z"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the capstone requirements?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50" w15:done="0"/>
  <w15:commentEx w15:paraId="00000051" w15:done="0"/>
  <w15:commentEx w15:paraId="00000052" w15:done="0"/>
  <w15:commentEx w15:paraId="00000053" w15:done="0"/>
  <w15:commentEx w15:paraId="00000056" w15:paraIdParent="00000053" w15:done="0"/>
  <w15:commentEx w15:paraId="00000057" w15:done="0"/>
  <w15:commentEx w15:paraId="00000058" w15:done="0"/>
  <w15:commentEx w15:paraId="00000059" w15:paraIdParent="00000058" w15:done="0"/>
  <w15:commentEx w15:paraId="0000005A" w15:done="0"/>
  <w15:commentEx w15:paraId="0000005B" w15:done="0"/>
  <w15:commentEx w15:paraId="0000005C" w15:done="0"/>
  <w15:commentEx w15:paraId="0000005D" w15:done="0"/>
  <w15:commentEx w15:paraId="0000005E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Work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Work Sans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hyperlink" Target="https://drive.google.com/drive/folders/1FKLNZOBuoA566hY9sLr5RC7CuDmSPVi4?usp=drive_link" TargetMode="External"/><Relationship Id="rId10" Type="http://schemas.openxmlformats.org/officeDocument/2006/relationships/hyperlink" Target="https://docs.google.com/presentation/d/10H7m19HeE8RWOlxqCO-oHFKBtdSHEvIxSMYQoXXL4OA/edit?usp=drive_link" TargetMode="External"/><Relationship Id="rId12" Type="http://schemas.openxmlformats.org/officeDocument/2006/relationships/hyperlink" Target="https://docs.google.com/document/d/1pYkY9GaYUk3cXbZAvHccSq_7WgxmYgpRlZ0nXTKLJyE/edit?usp=sharing" TargetMode="External"/><Relationship Id="rId9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WorkSans-regular.ttf"/><Relationship Id="rId2" Type="http://schemas.openxmlformats.org/officeDocument/2006/relationships/font" Target="fonts/WorkSans-bold.ttf"/><Relationship Id="rId3" Type="http://schemas.openxmlformats.org/officeDocument/2006/relationships/font" Target="fonts/WorkSans-italic.ttf"/><Relationship Id="rId4" Type="http://schemas.openxmlformats.org/officeDocument/2006/relationships/font" Target="fonts/WorkSans-boldItalic.ttf"/><Relationship Id="rId5" Type="http://schemas.openxmlformats.org/officeDocument/2006/relationships/font" Target="fonts/WorkSansSemiBold-regular.ttf"/><Relationship Id="rId6" Type="http://schemas.openxmlformats.org/officeDocument/2006/relationships/font" Target="fonts/WorkSansSemiBold-bold.ttf"/><Relationship Id="rId7" Type="http://schemas.openxmlformats.org/officeDocument/2006/relationships/font" Target="fonts/WorkSansSemiBold-italic.ttf"/><Relationship Id="rId8" Type="http://schemas.openxmlformats.org/officeDocument/2006/relationships/font" Target="fonts/WorkSans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pcbXz1UqdspEgEAo4ME+vKGRZQ==">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